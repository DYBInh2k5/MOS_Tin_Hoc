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95FFC" w14:textId="77777777" w:rsidR="003A6379" w:rsidRPr="00640655" w:rsidRDefault="003A6379" w:rsidP="00884888">
      <w:pPr>
        <w:pStyle w:val="Heading1"/>
      </w:pPr>
      <w:r>
        <w:t>conference topic</w:t>
      </w:r>
    </w:p>
    <w:p w14:paraId="7A9409AE" w14:textId="77777777" w:rsidR="003A6379" w:rsidRDefault="003A6379" w:rsidP="00875A3D">
      <w:r>
        <w:t>Innovative Educational Practices</w:t>
      </w:r>
    </w:p>
    <w:p w14:paraId="1C444ED3" w14:textId="77777777" w:rsidR="003A6379" w:rsidRDefault="003A6379" w:rsidP="00875A3D">
      <w:r>
        <w:t>Applying Psychological Theories to Classroom Instruction</w:t>
      </w:r>
    </w:p>
    <w:p w14:paraId="0390BCD0" w14:textId="77777777" w:rsidR="003A6379" w:rsidRDefault="003A6379" w:rsidP="00875A3D">
      <w:r>
        <w:t>Language Instruction</w:t>
      </w:r>
    </w:p>
    <w:p w14:paraId="62A827F7" w14:textId="77777777" w:rsidR="003A6379" w:rsidRDefault="003A6379" w:rsidP="00875A3D">
      <w:r>
        <w:t>Mathematics Education</w:t>
      </w:r>
    </w:p>
    <w:p w14:paraId="6812159B" w14:textId="0F892F74" w:rsidR="003A6379" w:rsidRDefault="003A6379" w:rsidP="00875A3D">
      <w:r>
        <w:t>Inquiry</w:t>
      </w:r>
      <w:r w:rsidR="000E7296">
        <w:t xml:space="preserve"> </w:t>
      </w:r>
      <w:r>
        <w:t>Based Instruction</w:t>
      </w:r>
    </w:p>
    <w:p w14:paraId="18D3C436" w14:textId="77777777" w:rsidR="003A6379" w:rsidRDefault="003A6379" w:rsidP="00875A3D">
      <w:r>
        <w:t>Developments in Teacher Preparation</w:t>
      </w:r>
    </w:p>
    <w:p w14:paraId="70811960" w14:textId="7BE3A19A" w:rsidR="003A6379" w:rsidRDefault="003A6379" w:rsidP="006F5DF6">
      <w:pPr>
        <w:pStyle w:val="Heading1"/>
      </w:pPr>
      <w:r>
        <w:br w:type="column"/>
      </w:r>
      <w:r>
        <w:rPr>
          <w:rFonts w:asciiTheme="minorHAnsi" w:eastAsiaTheme="minorHAnsi" w:hAnsiTheme="minorHAnsi" w:cs="Times New Roman"/>
          <w:b w:val="0"/>
          <w:caps w:val="0"/>
          <w:sz w:val="22"/>
          <w:szCs w:val="20"/>
        </w:rPr>
        <w:tab/>
      </w:r>
      <w:r>
        <w:t>contact us</w:t>
      </w:r>
    </w:p>
    <w:tbl>
      <w:tblPr>
        <w:tblStyle w:val="TableThem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354"/>
        <w:gridCol w:w="2849"/>
      </w:tblGrid>
      <w:tr w:rsidR="004C6E95" w:rsidRPr="004C6E95" w14:paraId="1039AB1E" w14:textId="77777777" w:rsidTr="004C6E95">
        <w:trPr>
          <w:trHeight w:val="20"/>
        </w:trPr>
        <w:tc>
          <w:tcPr>
            <w:tcW w:w="1066" w:type="dxa"/>
          </w:tcPr>
          <w:p w14:paraId="601C9F20" w14:textId="4274CDCA" w:rsidR="004C6E95" w:rsidRPr="004C6E95" w:rsidRDefault="004C6E95" w:rsidP="004C6E95">
            <w:r w:rsidRPr="004C6E95">
              <w:t>Conference location</w:t>
            </w:r>
          </w:p>
        </w:tc>
        <w:tc>
          <w:tcPr>
            <w:tcW w:w="2183" w:type="dxa"/>
          </w:tcPr>
          <w:p w14:paraId="1101E1A2" w14:textId="1B13C295" w:rsidR="004C6E95" w:rsidRPr="004C6E95" w:rsidRDefault="004C6E95" w:rsidP="004C6E95"/>
        </w:tc>
      </w:tr>
      <w:tr w:rsidR="004C6E95" w:rsidRPr="004C6E95" w14:paraId="19F5459B" w14:textId="77777777" w:rsidTr="004C6E95">
        <w:trPr>
          <w:trHeight w:val="20"/>
        </w:trPr>
        <w:tc>
          <w:tcPr>
            <w:tcW w:w="1066" w:type="dxa"/>
          </w:tcPr>
          <w:p w14:paraId="49E9B77E" w14:textId="0235186B" w:rsidR="004C6E95" w:rsidRPr="004C6E95" w:rsidRDefault="004C6E95" w:rsidP="004C6E95">
            <w:r w:rsidRPr="004C6E95">
              <w:t>Address:</w:t>
            </w:r>
          </w:p>
        </w:tc>
        <w:tc>
          <w:tcPr>
            <w:tcW w:w="2183" w:type="dxa"/>
          </w:tcPr>
          <w:p w14:paraId="655E26EC" w14:textId="45117607" w:rsidR="004C6E95" w:rsidRPr="004C6E95" w:rsidRDefault="004C6E95" w:rsidP="004C6E95">
            <w:r w:rsidRPr="004C6E95">
              <w:t xml:space="preserve"> #123/45, </w:t>
            </w:r>
            <w:proofErr w:type="gramStart"/>
            <w:r w:rsidRPr="004C6E95">
              <w:t>Kettle road</w:t>
            </w:r>
            <w:proofErr w:type="gramEnd"/>
          </w:p>
        </w:tc>
      </w:tr>
      <w:tr w:rsidR="004C6E95" w:rsidRPr="004C6E95" w14:paraId="6E768573" w14:textId="77777777" w:rsidTr="004C6E95">
        <w:trPr>
          <w:trHeight w:val="20"/>
        </w:trPr>
        <w:tc>
          <w:tcPr>
            <w:tcW w:w="1066" w:type="dxa"/>
          </w:tcPr>
          <w:p w14:paraId="4C2AF2A0" w14:textId="71DFD5B7" w:rsidR="004C6E95" w:rsidRPr="004C6E95" w:rsidRDefault="004C6E95" w:rsidP="004C6E95">
            <w:r w:rsidRPr="004C6E95">
              <w:t>Hotline:</w:t>
            </w:r>
          </w:p>
        </w:tc>
        <w:tc>
          <w:tcPr>
            <w:tcW w:w="2183" w:type="dxa"/>
          </w:tcPr>
          <w:p w14:paraId="40E988A7" w14:textId="26314B85" w:rsidR="004C6E95" w:rsidRPr="004C6E95" w:rsidRDefault="004C6E95" w:rsidP="004C6E95">
            <w:r w:rsidRPr="004C6E95">
              <w:t xml:space="preserve"> +94 987 654 123</w:t>
            </w:r>
          </w:p>
        </w:tc>
      </w:tr>
      <w:tr w:rsidR="004C6E95" w:rsidRPr="004C6E95" w14:paraId="0E376AF8" w14:textId="77777777" w:rsidTr="004C6E95">
        <w:trPr>
          <w:trHeight w:val="20"/>
        </w:trPr>
        <w:tc>
          <w:tcPr>
            <w:tcW w:w="1066" w:type="dxa"/>
          </w:tcPr>
          <w:p w14:paraId="7F605D3C" w14:textId="14CDF8E0" w:rsidR="004C6E95" w:rsidRPr="004C6E95" w:rsidRDefault="004C6E95" w:rsidP="004C6E95">
            <w:r w:rsidRPr="004C6E95">
              <w:t>Emai</w:t>
            </w:r>
            <w:r>
              <w:t>l</w:t>
            </w:r>
            <w:r w:rsidRPr="004C6E95">
              <w:t>:</w:t>
            </w:r>
          </w:p>
        </w:tc>
        <w:tc>
          <w:tcPr>
            <w:tcW w:w="2183" w:type="dxa"/>
          </w:tcPr>
          <w:p w14:paraId="3185F960" w14:textId="26AABEA4" w:rsidR="004C6E95" w:rsidRPr="004C6E95" w:rsidRDefault="00000000" w:rsidP="004C6E95">
            <w:hyperlink r:id="rId11" w:history="1">
              <w:r w:rsidR="004C6E95" w:rsidRPr="004C6E95">
                <w:rPr>
                  <w:rStyle w:val="Hyperlink"/>
                </w:rPr>
                <w:t>secretariat@conference.co</w:t>
              </w:r>
            </w:hyperlink>
          </w:p>
        </w:tc>
      </w:tr>
    </w:tbl>
    <w:p w14:paraId="290E5DC3" w14:textId="272FDD41" w:rsidR="003A6379" w:rsidRDefault="003A6379" w:rsidP="003A6379">
      <w:pPr>
        <w:pStyle w:val="Contact"/>
      </w:pPr>
    </w:p>
    <w:p w14:paraId="7247D12A" w14:textId="77777777" w:rsidR="003A6379" w:rsidRPr="00946E3C" w:rsidRDefault="003A6379" w:rsidP="003A6379">
      <w:pPr>
        <w:pStyle w:val="Contact"/>
        <w:rPr>
          <w:color w:val="FFFFFF" w:themeColor="background2"/>
        </w:rPr>
      </w:pPr>
    </w:p>
    <w:p w14:paraId="06E52C11" w14:textId="77777777" w:rsidR="003A6379" w:rsidRPr="00172036" w:rsidRDefault="003A6379" w:rsidP="003C300F">
      <w:pPr>
        <w:tabs>
          <w:tab w:val="left" w:pos="4667"/>
          <w:tab w:val="left" w:pos="5408"/>
          <w:tab w:val="left" w:pos="10164"/>
          <w:tab w:val="left" w:pos="10624"/>
        </w:tabs>
        <w:ind w:left="108"/>
      </w:pPr>
      <w:r w:rsidRPr="00AE5C09">
        <w:tab/>
      </w:r>
      <w:r>
        <w:tab/>
      </w:r>
    </w:p>
    <w:p w14:paraId="4FDF2CD5"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r>
        <w:rPr>
          <w:rFonts w:asciiTheme="minorHAnsi" w:eastAsiaTheme="minorHAnsi" w:hAnsiTheme="minorHAnsi" w:cs="Times New Roman"/>
          <w:b w:val="0"/>
          <w:caps w:val="0"/>
          <w:color w:val="auto"/>
          <w:kern w:val="0"/>
          <w:sz w:val="22"/>
          <w:szCs w:val="20"/>
        </w:rPr>
        <w:tab/>
      </w:r>
      <w:r w:rsidRPr="005970DC">
        <w:rPr>
          <w:rFonts w:asciiTheme="minorHAnsi" w:eastAsiaTheme="minorHAnsi" w:hAnsiTheme="minorHAnsi" w:cs="Times New Roman"/>
          <w:b w:val="0"/>
          <w:caps w:val="0"/>
          <w:color w:val="auto"/>
          <w:kern w:val="0"/>
          <w:sz w:val="22"/>
          <w:szCs w:val="20"/>
        </w:rPr>
        <w:tab/>
      </w:r>
      <w:r>
        <w:rPr>
          <w:rFonts w:asciiTheme="minorHAnsi" w:eastAsiaTheme="minorHAnsi" w:hAnsiTheme="minorHAnsi" w:cs="Times New Roman"/>
          <w:b w:val="0"/>
          <w:caps w:val="0"/>
          <w:color w:val="auto"/>
          <w:kern w:val="0"/>
          <w:sz w:val="22"/>
          <w:szCs w:val="20"/>
        </w:rPr>
        <w:br w:type="column"/>
      </w:r>
    </w:p>
    <w:p w14:paraId="6BB9E51E"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3773E562"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7D98C8D5"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48047514"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6D3C94B5"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55C8D00B"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669407BA"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11F5D3FB"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7AEE1F58" w14:textId="77777777" w:rsidR="003A6379" w:rsidRDefault="003A6379" w:rsidP="003A6379">
      <w:pPr>
        <w:pStyle w:val="Title"/>
        <w:spacing w:before="1800"/>
        <w:rPr>
          <w:rFonts w:asciiTheme="minorHAnsi" w:eastAsiaTheme="minorHAnsi" w:hAnsiTheme="minorHAnsi" w:cs="Times New Roman"/>
          <w:b w:val="0"/>
          <w:caps w:val="0"/>
          <w:color w:val="auto"/>
          <w:kern w:val="0"/>
          <w:sz w:val="22"/>
          <w:szCs w:val="20"/>
        </w:rPr>
      </w:pPr>
    </w:p>
    <w:p w14:paraId="20D83B5B" w14:textId="1ED20A9E" w:rsidR="003A6379" w:rsidRDefault="003A6379" w:rsidP="003A6379">
      <w:pPr>
        <w:pStyle w:val="Title"/>
        <w:spacing w:before="1800"/>
      </w:pPr>
      <w:r w:rsidRPr="003A6379">
        <w:rPr>
          <w:sz w:val="52"/>
          <w:szCs w:val="36"/>
        </w:rPr>
        <w:t>ICEDU 2019</w:t>
      </w:r>
    </w:p>
    <w:p w14:paraId="2269C7DC" w14:textId="77777777" w:rsidR="003A6379" w:rsidRDefault="003A6379" w:rsidP="00434ABA">
      <w:pPr>
        <w:pStyle w:val="Subtitle"/>
      </w:pPr>
      <w:r w:rsidRPr="006125E7">
        <w:t>Revolutionizing the Asian Research Culture</w:t>
      </w:r>
    </w:p>
    <w:p w14:paraId="4F25066F" w14:textId="77777777" w:rsidR="003A6379" w:rsidRPr="006F5DF6" w:rsidRDefault="003A6379" w:rsidP="006F5DF6">
      <w:pPr>
        <w:pStyle w:val="Heading1"/>
        <w:jc w:val="left"/>
      </w:pPr>
      <w:r>
        <w:t>TIIKM</w:t>
      </w:r>
    </w:p>
    <w:p w14:paraId="5A749D0D" w14:textId="77777777" w:rsidR="003A6379" w:rsidRPr="006F5DF6" w:rsidRDefault="003A6379" w:rsidP="006F5DF6">
      <w:pPr>
        <w:tabs>
          <w:tab w:val="left" w:pos="4667"/>
          <w:tab w:val="left" w:pos="5408"/>
          <w:tab w:val="left" w:pos="10164"/>
          <w:tab w:val="left" w:pos="10624"/>
        </w:tabs>
        <w:ind w:left="108"/>
      </w:pPr>
      <w:r>
        <w:t>The International Institute of Knowledge Management</w:t>
      </w:r>
    </w:p>
    <w:p w14:paraId="7E5AD4AF" w14:textId="77777777" w:rsidR="003A6379" w:rsidRDefault="003A6379">
      <w:pPr>
        <w:sectPr w:rsidR="003A6379" w:rsidSect="003A6379">
          <w:headerReference w:type="default" r:id="rId12"/>
          <w:headerReference w:type="first" r:id="rId13"/>
          <w:type w:val="continuous"/>
          <w:pgSz w:w="15840" w:h="12240" w:orient="landscape" w:code="1"/>
          <w:pgMar w:top="357" w:right="357" w:bottom="357" w:left="357" w:header="510" w:footer="720" w:gutter="0"/>
          <w:cols w:num="3" w:space="1021"/>
          <w:titlePg/>
          <w:docGrid w:linePitch="360"/>
        </w:sectPr>
      </w:pPr>
    </w:p>
    <w:p w14:paraId="16A80B43" w14:textId="14543AA7" w:rsidR="005523B7" w:rsidRDefault="005523B7">
      <w:r>
        <w:br w:type="page"/>
      </w:r>
    </w:p>
    <w:p w14:paraId="072DAFB8" w14:textId="77777777" w:rsidR="0061420D" w:rsidRDefault="0061420D" w:rsidP="006F5DF6">
      <w:pPr>
        <w:pStyle w:val="Heading1"/>
        <w:sectPr w:rsidR="0061420D" w:rsidSect="005523B7">
          <w:type w:val="continuous"/>
          <w:pgSz w:w="15840" w:h="12240" w:orient="landscape" w:code="1"/>
          <w:pgMar w:top="357" w:right="357" w:bottom="357" w:left="357" w:header="510" w:footer="720" w:gutter="0"/>
          <w:cols w:space="1021"/>
          <w:titlePg/>
          <w:docGrid w:linePitch="360"/>
        </w:sectPr>
      </w:pPr>
    </w:p>
    <w:p w14:paraId="03B43E68" w14:textId="15415A30" w:rsidR="0061420D" w:rsidRPr="006F5DF6" w:rsidRDefault="0061420D" w:rsidP="0061420D">
      <w:pPr>
        <w:pStyle w:val="Heading1"/>
        <w:spacing w:line="276" w:lineRule="auto"/>
      </w:pPr>
      <w:r w:rsidRPr="00051019">
        <w:lastRenderedPageBreak/>
        <w:t>Mission</w:t>
      </w:r>
    </w:p>
    <w:p w14:paraId="490F0AAE" w14:textId="77777777" w:rsidR="00B469BB" w:rsidRDefault="0061420D" w:rsidP="0061420D">
      <w:pPr>
        <w:spacing w:line="276" w:lineRule="auto"/>
        <w:jc w:val="both"/>
      </w:pPr>
      <w:r>
        <w:t>” Facilitating the purpose of knowledge transfer by constructing the career of the research fraternity, empowering decision making in the corporate sector and promoting on quality decisions for policy makers through academic Conferences”.</w:t>
      </w:r>
    </w:p>
    <w:p w14:paraId="639AA75A" w14:textId="6689A1BF" w:rsidR="0061420D" w:rsidRPr="0061420D" w:rsidRDefault="0061420D" w:rsidP="0061420D">
      <w:pPr>
        <w:spacing w:line="276" w:lineRule="auto"/>
        <w:jc w:val="both"/>
        <w:rPr>
          <w:rStyle w:val="Heading2Char"/>
        </w:rPr>
      </w:pPr>
      <w:r>
        <w:br w:type="column"/>
      </w:r>
      <w:r w:rsidRPr="0061420D">
        <w:rPr>
          <w:rStyle w:val="Heading2Char"/>
        </w:rPr>
        <w:t>Conference Overvi</w:t>
      </w:r>
      <w:r w:rsidR="00C664DA">
        <w:rPr>
          <w:rStyle w:val="Heading2Char"/>
        </w:rPr>
        <w:t>E</w:t>
      </w:r>
      <w:r w:rsidRPr="0061420D">
        <w:rPr>
          <w:rStyle w:val="Heading2Char"/>
        </w:rPr>
        <w:t>w</w:t>
      </w:r>
    </w:p>
    <w:p w14:paraId="6862DB0F" w14:textId="54AFFF14" w:rsidR="0061420D" w:rsidRDefault="0061420D" w:rsidP="0061420D">
      <w:pPr>
        <w:spacing w:line="276" w:lineRule="auto"/>
        <w:jc w:val="both"/>
        <w:rPr>
          <w:b/>
          <w:caps/>
        </w:rPr>
      </w:pPr>
      <w:r w:rsidRPr="0061420D">
        <w:t>ICEDU 2019 will create a global platform to researches, scientists, academicians, policymakers, industry experts to share experiences, discuss research findings and acquire and the desired knowledge in the subject from around the world with many networking opportunities</w:t>
      </w:r>
      <w:r>
        <w:t>.</w:t>
      </w:r>
    </w:p>
    <w:p w14:paraId="3F13249A" w14:textId="73A0517B" w:rsidR="0061420D" w:rsidRPr="006F5DF6" w:rsidRDefault="0061420D" w:rsidP="0061420D">
      <w:pPr>
        <w:pStyle w:val="Heading2"/>
        <w:spacing w:line="276" w:lineRule="auto"/>
        <w:rPr>
          <w:rStyle w:val="Heading5Char"/>
          <w:iCs w:val="0"/>
          <w:caps/>
          <w:sz w:val="32"/>
          <w:szCs w:val="26"/>
        </w:rPr>
      </w:pPr>
      <w:r w:rsidRPr="00051019">
        <w:t>Partners of the Conference</w:t>
      </w:r>
    </w:p>
    <w:p w14:paraId="798EDD10" w14:textId="43C33BC4" w:rsidR="0061420D" w:rsidRDefault="0061420D" w:rsidP="0061420D">
      <w:pPr>
        <w:spacing w:line="276" w:lineRule="auto"/>
      </w:pPr>
      <w:r w:rsidRPr="00AB491F">
        <w:rPr>
          <w:color w:val="0070C0"/>
          <w:rPrChange w:id="0" w:author="Author">
            <w:rPr>
              <w:color w:val="FF0000"/>
            </w:rPr>
          </w:rPrChange>
        </w:rPr>
        <w:t>You can collaborate with the Conference as a Hosting, Academic or a Strategic partner.</w:t>
      </w:r>
      <w:r>
        <w:br w:type="column"/>
      </w:r>
    </w:p>
    <w:p w14:paraId="502A3C24" w14:textId="78C3A2B9" w:rsidR="0061420D" w:rsidRPr="006F5DF6" w:rsidRDefault="0061420D" w:rsidP="0061420D">
      <w:pPr>
        <w:pStyle w:val="Heading1"/>
        <w:spacing w:before="1680" w:line="276" w:lineRule="auto"/>
      </w:pPr>
      <w:r w:rsidRPr="00051019">
        <w:t>Journal Publication Guidelines</w:t>
      </w:r>
    </w:p>
    <w:p w14:paraId="7F520033" w14:textId="619F7596" w:rsidR="0061420D" w:rsidRDefault="0061420D" w:rsidP="0061420D">
      <w:pPr>
        <w:spacing w:line="276" w:lineRule="auto"/>
        <w:jc w:val="both"/>
      </w:pPr>
      <w:r>
        <w:t>If you wish to su</w:t>
      </w:r>
      <w:ins w:id="1" w:author="Author">
        <w:r w:rsidR="007C1CCD">
          <w:t>b</w:t>
        </w:r>
      </w:ins>
      <w:r>
        <w:t xml:space="preserve">mit your manuscript in supporting journals of the upcoming </w:t>
      </w:r>
      <w:proofErr w:type="gramStart"/>
      <w:r>
        <w:t>conference</w:t>
      </w:r>
      <w:proofErr w:type="gramEnd"/>
      <w:r>
        <w:t xml:space="preserve"> please follow the supporting journal’s</w:t>
      </w:r>
      <w:r w:rsidR="00A51D38">
        <w:t xml:space="preserve"> </w:t>
      </w:r>
      <w:r>
        <w:t>process and the template guidelines.</w:t>
      </w:r>
    </w:p>
    <w:p w14:paraId="024E781A" w14:textId="0DA6D3B3" w:rsidR="0061420D" w:rsidRPr="006F5DF6" w:rsidRDefault="0061420D" w:rsidP="0061420D">
      <w:pPr>
        <w:pStyle w:val="Heading2"/>
        <w:spacing w:line="276" w:lineRule="auto"/>
      </w:pPr>
      <w:r w:rsidRPr="00AD191B">
        <w:t xml:space="preserve">General </w:t>
      </w:r>
      <w:r w:rsidR="00F17EBE">
        <w:t>S</w:t>
      </w:r>
      <w:r w:rsidRPr="00AD191B">
        <w:t>cholarships</w:t>
      </w:r>
    </w:p>
    <w:p w14:paraId="17621D11" w14:textId="77777777" w:rsidR="0061420D" w:rsidRPr="00AD191B" w:rsidRDefault="0061420D" w:rsidP="0061420D">
      <w:pPr>
        <w:pStyle w:val="Heading2"/>
        <w:tabs>
          <w:tab w:val="left" w:pos="4596"/>
          <w:tab w:val="left" w:pos="5329"/>
          <w:tab w:val="left" w:pos="10007"/>
          <w:tab w:val="left" w:pos="10460"/>
        </w:tabs>
        <w:spacing w:line="276" w:lineRule="auto"/>
        <w:ind w:left="108"/>
        <w:jc w:val="both"/>
        <w:rPr>
          <w:i/>
          <w:iCs/>
        </w:rPr>
      </w:pPr>
      <w:r w:rsidRPr="00AD191B">
        <w:rPr>
          <w:rFonts w:asciiTheme="minorHAnsi" w:eastAsiaTheme="minorHAnsi" w:hAnsiTheme="minorHAnsi" w:cs="Times New Roman"/>
          <w:b w:val="0"/>
          <w:i/>
          <w:iCs/>
          <w:caps w:val="0"/>
          <w:color w:val="8D7202" w:themeColor="accent4" w:themeShade="80"/>
          <w:sz w:val="22"/>
          <w:szCs w:val="20"/>
        </w:rPr>
        <w:t xml:space="preserve">The Conference offers scholarships for delegates </w:t>
      </w:r>
      <w:del w:id="2" w:author="Author">
        <w:r w:rsidRPr="00AD191B" w:rsidDel="00937BCC">
          <w:rPr>
            <w:rFonts w:asciiTheme="minorHAnsi" w:eastAsiaTheme="minorHAnsi" w:hAnsiTheme="minorHAnsi" w:cs="Times New Roman"/>
            <w:b w:val="0"/>
            <w:i/>
            <w:iCs/>
            <w:caps w:val="0"/>
            <w:color w:val="8D7202" w:themeColor="accent4" w:themeShade="80"/>
            <w:sz w:val="22"/>
            <w:szCs w:val="20"/>
          </w:rPr>
          <w:delText xml:space="preserve">and students </w:delText>
        </w:r>
      </w:del>
      <w:r w:rsidRPr="00AD191B">
        <w:rPr>
          <w:rFonts w:asciiTheme="minorHAnsi" w:eastAsiaTheme="minorHAnsi" w:hAnsiTheme="minorHAnsi" w:cs="Times New Roman"/>
          <w:b w:val="0"/>
          <w:i/>
          <w:iCs/>
          <w:caps w:val="0"/>
          <w:color w:val="8D7202" w:themeColor="accent4" w:themeShade="80"/>
          <w:sz w:val="22"/>
          <w:szCs w:val="20"/>
        </w:rPr>
        <w:t>upon the availability</w:t>
      </w:r>
    </w:p>
    <w:p w14:paraId="3C1B308D" w14:textId="030F2E7A" w:rsidR="006F51BE" w:rsidRDefault="006F51BE" w:rsidP="0061420D">
      <w:pPr>
        <w:spacing w:line="276" w:lineRule="auto"/>
      </w:pPr>
    </w:p>
    <w:p w14:paraId="4307A930" w14:textId="77777777" w:rsidR="0061420D" w:rsidRDefault="0061420D" w:rsidP="0061420D">
      <w:pPr>
        <w:spacing w:line="276" w:lineRule="auto"/>
        <w:sectPr w:rsidR="0061420D" w:rsidSect="0061420D">
          <w:type w:val="continuous"/>
          <w:pgSz w:w="15840" w:h="12240" w:orient="landscape" w:code="1"/>
          <w:pgMar w:top="357" w:right="357" w:bottom="357" w:left="357" w:header="510" w:footer="720" w:gutter="0"/>
          <w:cols w:num="3" w:space="1021"/>
          <w:titlePg/>
          <w:docGrid w:linePitch="360"/>
        </w:sectPr>
      </w:pPr>
    </w:p>
    <w:p w14:paraId="79F3BF79" w14:textId="17F27B4B" w:rsidR="004C124C" w:rsidRPr="004C124C" w:rsidRDefault="004C124C" w:rsidP="0061420D">
      <w:pPr>
        <w:tabs>
          <w:tab w:val="left" w:pos="4186"/>
        </w:tabs>
        <w:spacing w:line="276" w:lineRule="auto"/>
      </w:pPr>
    </w:p>
    <w:sectPr w:rsidR="004C124C" w:rsidRPr="004C124C" w:rsidSect="005523B7">
      <w:type w:val="continuous"/>
      <w:pgSz w:w="15840" w:h="12240" w:orient="landscape" w:code="1"/>
      <w:pgMar w:top="357" w:right="357" w:bottom="357" w:left="357" w:header="510" w:footer="720" w:gutter="0"/>
      <w:cols w:space="102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F6A7E" w14:textId="77777777" w:rsidR="00DD1C1A" w:rsidRDefault="00DD1C1A" w:rsidP="00180323">
      <w:pPr>
        <w:spacing w:after="0"/>
      </w:pPr>
      <w:r>
        <w:separator/>
      </w:r>
    </w:p>
  </w:endnote>
  <w:endnote w:type="continuationSeparator" w:id="0">
    <w:p w14:paraId="65BED9DF" w14:textId="77777777" w:rsidR="00DD1C1A" w:rsidRDefault="00DD1C1A" w:rsidP="001803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2B112" w14:textId="77777777" w:rsidR="00DD1C1A" w:rsidRDefault="00DD1C1A" w:rsidP="00180323">
      <w:pPr>
        <w:spacing w:after="0"/>
      </w:pPr>
      <w:r>
        <w:separator/>
      </w:r>
    </w:p>
  </w:footnote>
  <w:footnote w:type="continuationSeparator" w:id="0">
    <w:p w14:paraId="05B94086" w14:textId="77777777" w:rsidR="00DD1C1A" w:rsidRDefault="00DD1C1A" w:rsidP="001803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EBD61" w14:textId="77777777" w:rsidR="00610967" w:rsidRDefault="0015421B">
    <w:pPr>
      <w:pStyle w:val="Header"/>
    </w:pPr>
    <w:r>
      <w:rPr>
        <w:noProof/>
      </w:rPr>
      <mc:AlternateContent>
        <mc:Choice Requires="wpg">
          <w:drawing>
            <wp:anchor distT="0" distB="0" distL="114300" distR="114300" simplePos="0" relativeHeight="251667456" behindDoc="0" locked="0" layoutInCell="1" allowOverlap="1" wp14:anchorId="3E3E0934" wp14:editId="1C9949C1">
              <wp:simplePos x="0" y="0"/>
              <wp:positionH relativeFrom="page">
                <wp:align>center</wp:align>
              </wp:positionH>
              <wp:positionV relativeFrom="page">
                <wp:align>center</wp:align>
              </wp:positionV>
              <wp:extent cx="10079028" cy="7756978"/>
              <wp:effectExtent l="0" t="0" r="0" b="0"/>
              <wp:wrapNone/>
              <wp:docPr id="19" name="Group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79028" cy="7756978"/>
                        <a:chOff x="0" y="0"/>
                        <a:chExt cx="10079028" cy="7756978"/>
                      </a:xfrm>
                    </wpg:grpSpPr>
                    <wps:wsp>
                      <wps:cNvPr id="12" name="AutoShape 3">
                        <a:extLst>
                          <a:ext uri="{FF2B5EF4-FFF2-40B4-BE49-F238E27FC236}">
                            <a16:creationId xmlns:a16="http://schemas.microsoft.com/office/drawing/2014/main" id="{D335AB32-CD0B-403D-A002-659A0DBCE4FF}"/>
                          </a:ext>
                        </a:extLst>
                      </wps:cNvPr>
                      <wps:cNvSpPr>
                        <a:spLocks noChangeAspect="1" noChangeArrowheads="1" noTextEdit="1"/>
                      </wps:cNvSpPr>
                      <wps:spPr bwMode="auto">
                        <a:xfrm>
                          <a:off x="0" y="0"/>
                          <a:ext cx="10079028" cy="775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3" name="Freeform 5">
                        <a:extLst>
                          <a:ext uri="{FF2B5EF4-FFF2-40B4-BE49-F238E27FC236}">
                            <a16:creationId xmlns:a16="http://schemas.microsoft.com/office/drawing/2014/main" id="{41204F94-F285-429F-A1FA-7A8CC6E91917}"/>
                          </a:ext>
                        </a:extLst>
                      </wps:cNvPr>
                      <wps:cNvSpPr>
                        <a:spLocks/>
                      </wps:cNvSpPr>
                      <wps:spPr bwMode="auto">
                        <a:xfrm>
                          <a:off x="6238875" y="0"/>
                          <a:ext cx="3836903" cy="1784828"/>
                        </a:xfrm>
                        <a:custGeom>
                          <a:avLst/>
                          <a:gdLst>
                            <a:gd name="T0" fmla="*/ 1229 w 1229"/>
                            <a:gd name="T1" fmla="*/ 0 h 580"/>
                            <a:gd name="T2" fmla="*/ 0 w 1229"/>
                            <a:gd name="T3" fmla="*/ 0 h 580"/>
                            <a:gd name="T4" fmla="*/ 923 w 1229"/>
                            <a:gd name="T5" fmla="*/ 573 h 580"/>
                            <a:gd name="T6" fmla="*/ 1229 w 1229"/>
                            <a:gd name="T7" fmla="*/ 519 h 580"/>
                            <a:gd name="T8" fmla="*/ 1229 w 1229"/>
                            <a:gd name="T9" fmla="*/ 0 h 580"/>
                          </a:gdLst>
                          <a:ahLst/>
                          <a:cxnLst>
                            <a:cxn ang="0">
                              <a:pos x="T0" y="T1"/>
                            </a:cxn>
                            <a:cxn ang="0">
                              <a:pos x="T2" y="T3"/>
                            </a:cxn>
                            <a:cxn ang="0">
                              <a:pos x="T4" y="T5"/>
                            </a:cxn>
                            <a:cxn ang="0">
                              <a:pos x="T6" y="T7"/>
                            </a:cxn>
                            <a:cxn ang="0">
                              <a:pos x="T8" y="T9"/>
                            </a:cxn>
                          </a:cxnLst>
                          <a:rect l="0" t="0" r="r" b="b"/>
                          <a:pathLst>
                            <a:path w="1229" h="580">
                              <a:moveTo>
                                <a:pt x="1229" y="0"/>
                              </a:moveTo>
                              <a:cubicBezTo>
                                <a:pt x="0" y="0"/>
                                <a:pt x="0" y="0"/>
                                <a:pt x="0" y="0"/>
                              </a:cubicBezTo>
                              <a:cubicBezTo>
                                <a:pt x="164" y="397"/>
                                <a:pt x="513" y="580"/>
                                <a:pt x="923" y="573"/>
                              </a:cubicBezTo>
                              <a:cubicBezTo>
                                <a:pt x="1018" y="571"/>
                                <a:pt x="1142" y="543"/>
                                <a:pt x="1229" y="519"/>
                              </a:cubicBezTo>
                              <a:lnTo>
                                <a:pt x="1229" y="0"/>
                              </a:ln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
                      <wps:cNvSpPr>
                        <a:spLocks/>
                      </wps:cNvSpPr>
                      <wps:spPr bwMode="auto">
                        <a:xfrm>
                          <a:off x="6819900" y="0"/>
                          <a:ext cx="3256277" cy="1692564"/>
                        </a:xfrm>
                        <a:custGeom>
                          <a:avLst/>
                          <a:gdLst>
                            <a:gd name="T0" fmla="*/ 755 w 1043"/>
                            <a:gd name="T1" fmla="*/ 550 h 550"/>
                            <a:gd name="T2" fmla="*/ 0 w 1043"/>
                            <a:gd name="T3" fmla="*/ 0 h 550"/>
                            <a:gd name="T4" fmla="*/ 1043 w 1043"/>
                            <a:gd name="T5" fmla="*/ 0 h 550"/>
                            <a:gd name="T6" fmla="*/ 1043 w 1043"/>
                            <a:gd name="T7" fmla="*/ 502 h 550"/>
                            <a:gd name="T8" fmla="*/ 755 w 1043"/>
                            <a:gd name="T9" fmla="*/ 550 h 550"/>
                          </a:gdLst>
                          <a:ahLst/>
                          <a:cxnLst>
                            <a:cxn ang="0">
                              <a:pos x="T0" y="T1"/>
                            </a:cxn>
                            <a:cxn ang="0">
                              <a:pos x="T2" y="T3"/>
                            </a:cxn>
                            <a:cxn ang="0">
                              <a:pos x="T4" y="T5"/>
                            </a:cxn>
                            <a:cxn ang="0">
                              <a:pos x="T6" y="T7"/>
                            </a:cxn>
                            <a:cxn ang="0">
                              <a:pos x="T8" y="T9"/>
                            </a:cxn>
                          </a:cxnLst>
                          <a:rect l="0" t="0" r="r" b="b"/>
                          <a:pathLst>
                            <a:path w="1043" h="550">
                              <a:moveTo>
                                <a:pt x="755" y="550"/>
                              </a:moveTo>
                              <a:cubicBezTo>
                                <a:pt x="397" y="550"/>
                                <a:pt x="64" y="317"/>
                                <a:pt x="0" y="0"/>
                              </a:cubicBezTo>
                              <a:cubicBezTo>
                                <a:pt x="1043" y="0"/>
                                <a:pt x="1043" y="0"/>
                                <a:pt x="1043" y="0"/>
                              </a:cubicBezTo>
                              <a:cubicBezTo>
                                <a:pt x="1043" y="502"/>
                                <a:pt x="1043" y="502"/>
                                <a:pt x="1043" y="502"/>
                              </a:cubicBezTo>
                              <a:cubicBezTo>
                                <a:pt x="963" y="527"/>
                                <a:pt x="845" y="550"/>
                                <a:pt x="755" y="550"/>
                              </a:cubicBezTo>
                              <a:close/>
                            </a:path>
                          </a:pathLst>
                        </a:custGeom>
                        <a:blipFill>
                          <a:blip r:embed="rId1">
                            <a:extLst>
                              <a:ext uri="{28A0092B-C50C-407E-A947-70E740481C1C}">
                                <a14:useLocalDpi xmlns:a14="http://schemas.microsoft.com/office/drawing/2010/main" val="0"/>
                              </a:ext>
                            </a:extLst>
                          </a:blip>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7"/>
                      <wps:cNvSpPr>
                        <a:spLocks/>
                      </wps:cNvSpPr>
                      <wps:spPr bwMode="auto">
                        <a:xfrm>
                          <a:off x="2943225" y="5343525"/>
                          <a:ext cx="2578615" cy="2298642"/>
                        </a:xfrm>
                        <a:custGeom>
                          <a:avLst/>
                          <a:gdLst>
                            <a:gd name="T0" fmla="*/ 413 w 826"/>
                            <a:gd name="T1" fmla="*/ 0 h 747"/>
                            <a:gd name="T2" fmla="*/ 0 w 826"/>
                            <a:gd name="T3" fmla="*/ 452 h 747"/>
                            <a:gd name="T4" fmla="*/ 100 w 826"/>
                            <a:gd name="T5" fmla="*/ 747 h 747"/>
                            <a:gd name="T6" fmla="*/ 725 w 826"/>
                            <a:gd name="T7" fmla="*/ 747 h 747"/>
                            <a:gd name="T8" fmla="*/ 826 w 826"/>
                            <a:gd name="T9" fmla="*/ 452 h 747"/>
                            <a:gd name="T10" fmla="*/ 413 w 826"/>
                            <a:gd name="T11" fmla="*/ 0 h 747"/>
                          </a:gdLst>
                          <a:ahLst/>
                          <a:cxnLst>
                            <a:cxn ang="0">
                              <a:pos x="T0" y="T1"/>
                            </a:cxn>
                            <a:cxn ang="0">
                              <a:pos x="T2" y="T3"/>
                            </a:cxn>
                            <a:cxn ang="0">
                              <a:pos x="T4" y="T5"/>
                            </a:cxn>
                            <a:cxn ang="0">
                              <a:pos x="T6" y="T7"/>
                            </a:cxn>
                            <a:cxn ang="0">
                              <a:pos x="T8" y="T9"/>
                            </a:cxn>
                            <a:cxn ang="0">
                              <a:pos x="T10" y="T11"/>
                            </a:cxn>
                          </a:cxnLst>
                          <a:rect l="0" t="0" r="r" b="b"/>
                          <a:pathLst>
                            <a:path w="826" h="747">
                              <a:moveTo>
                                <a:pt x="413" y="0"/>
                              </a:moveTo>
                              <a:cubicBezTo>
                                <a:pt x="185" y="0"/>
                                <a:pt x="0" y="202"/>
                                <a:pt x="0" y="452"/>
                              </a:cubicBezTo>
                              <a:cubicBezTo>
                                <a:pt x="0" y="565"/>
                                <a:pt x="38" y="668"/>
                                <a:pt x="100" y="747"/>
                              </a:cubicBezTo>
                              <a:cubicBezTo>
                                <a:pt x="725" y="747"/>
                                <a:pt x="725" y="747"/>
                                <a:pt x="725" y="747"/>
                              </a:cubicBezTo>
                              <a:cubicBezTo>
                                <a:pt x="788" y="668"/>
                                <a:pt x="826" y="565"/>
                                <a:pt x="826" y="452"/>
                              </a:cubicBezTo>
                              <a:cubicBezTo>
                                <a:pt x="826" y="202"/>
                                <a:pt x="641" y="0"/>
                                <a:pt x="413" y="0"/>
                              </a:cubicBezTo>
                            </a:path>
                          </a:pathLst>
                        </a:custGeom>
                        <a:solidFill>
                          <a:schemeClr val="accent3"/>
                        </a:solidFill>
                        <a:ln w="9525">
                          <a:noFill/>
                          <a:round/>
                          <a:headEnd/>
                          <a:tailEnd/>
                        </a:ln>
                      </wps:spPr>
                      <wps:bodyPr vert="horz" wrap="square" lIns="91440" tIns="45720" rIns="91440" bIns="45720" numCol="1" anchor="t" anchorCtr="0" compatLnSpc="1">
                        <a:prstTxWarp prst="textNoShape">
                          <a:avLst/>
                        </a:prstTxWarp>
                      </wps:bodyPr>
                    </wps:wsp>
                    <wps:wsp>
                      <wps:cNvPr id="17" name="Freeform 8"/>
                      <wps:cNvSpPr>
                        <a:spLocks/>
                      </wps:cNvSpPr>
                      <wps:spPr bwMode="auto">
                        <a:xfrm>
                          <a:off x="3562350" y="4981575"/>
                          <a:ext cx="6512554" cy="2772687"/>
                        </a:xfrm>
                        <a:custGeom>
                          <a:avLst/>
                          <a:gdLst>
                            <a:gd name="T0" fmla="*/ 15 w 2086"/>
                            <a:gd name="T1" fmla="*/ 458 h 901"/>
                            <a:gd name="T2" fmla="*/ 0 w 2086"/>
                            <a:gd name="T3" fmla="*/ 901 h 901"/>
                            <a:gd name="T4" fmla="*/ 2086 w 2086"/>
                            <a:gd name="T5" fmla="*/ 901 h 901"/>
                            <a:gd name="T6" fmla="*/ 2086 w 2086"/>
                            <a:gd name="T7" fmla="*/ 0 h 901"/>
                            <a:gd name="T8" fmla="*/ 15 w 2086"/>
                            <a:gd name="T9" fmla="*/ 458 h 901"/>
                          </a:gdLst>
                          <a:ahLst/>
                          <a:cxnLst>
                            <a:cxn ang="0">
                              <a:pos x="T0" y="T1"/>
                            </a:cxn>
                            <a:cxn ang="0">
                              <a:pos x="T2" y="T3"/>
                            </a:cxn>
                            <a:cxn ang="0">
                              <a:pos x="T4" y="T5"/>
                            </a:cxn>
                            <a:cxn ang="0">
                              <a:pos x="T6" y="T7"/>
                            </a:cxn>
                            <a:cxn ang="0">
                              <a:pos x="T8" y="T9"/>
                            </a:cxn>
                          </a:cxnLst>
                          <a:rect l="0" t="0" r="r" b="b"/>
                          <a:pathLst>
                            <a:path w="2086" h="901">
                              <a:moveTo>
                                <a:pt x="15" y="458"/>
                              </a:moveTo>
                              <a:cubicBezTo>
                                <a:pt x="0" y="901"/>
                                <a:pt x="0" y="901"/>
                                <a:pt x="0" y="901"/>
                              </a:cubicBezTo>
                              <a:cubicBezTo>
                                <a:pt x="2086" y="901"/>
                                <a:pt x="2086" y="901"/>
                                <a:pt x="2086" y="901"/>
                              </a:cubicBezTo>
                              <a:cubicBezTo>
                                <a:pt x="2086" y="0"/>
                                <a:pt x="2086" y="0"/>
                                <a:pt x="2086" y="0"/>
                              </a:cubicBezTo>
                              <a:cubicBezTo>
                                <a:pt x="1859" y="270"/>
                                <a:pt x="710" y="901"/>
                                <a:pt x="15" y="458"/>
                              </a:cubicBez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9"/>
                      <wps:cNvSpPr>
                        <a:spLocks/>
                      </wps:cNvSpPr>
                      <wps:spPr bwMode="auto">
                        <a:xfrm>
                          <a:off x="3562350" y="5486400"/>
                          <a:ext cx="6512554" cy="2262055"/>
                        </a:xfrm>
                        <a:custGeom>
                          <a:avLst/>
                          <a:gdLst>
                            <a:gd name="T0" fmla="*/ 15 w 2086"/>
                            <a:gd name="T1" fmla="*/ 292 h 735"/>
                            <a:gd name="T2" fmla="*/ 0 w 2086"/>
                            <a:gd name="T3" fmla="*/ 735 h 735"/>
                            <a:gd name="T4" fmla="*/ 2086 w 2086"/>
                            <a:gd name="T5" fmla="*/ 735 h 735"/>
                            <a:gd name="T6" fmla="*/ 2086 w 2086"/>
                            <a:gd name="T7" fmla="*/ 0 h 735"/>
                            <a:gd name="T8" fmla="*/ 15 w 2086"/>
                            <a:gd name="T9" fmla="*/ 292 h 735"/>
                          </a:gdLst>
                          <a:ahLst/>
                          <a:cxnLst>
                            <a:cxn ang="0">
                              <a:pos x="T0" y="T1"/>
                            </a:cxn>
                            <a:cxn ang="0">
                              <a:pos x="T2" y="T3"/>
                            </a:cxn>
                            <a:cxn ang="0">
                              <a:pos x="T4" y="T5"/>
                            </a:cxn>
                            <a:cxn ang="0">
                              <a:pos x="T6" y="T7"/>
                            </a:cxn>
                            <a:cxn ang="0">
                              <a:pos x="T8" y="T9"/>
                            </a:cxn>
                          </a:cxnLst>
                          <a:rect l="0" t="0" r="r" b="b"/>
                          <a:pathLst>
                            <a:path w="2086" h="735">
                              <a:moveTo>
                                <a:pt x="15" y="292"/>
                              </a:moveTo>
                              <a:cubicBezTo>
                                <a:pt x="0" y="735"/>
                                <a:pt x="0" y="735"/>
                                <a:pt x="0" y="735"/>
                              </a:cubicBezTo>
                              <a:cubicBezTo>
                                <a:pt x="2086" y="735"/>
                                <a:pt x="2086" y="735"/>
                                <a:pt x="2086" y="735"/>
                              </a:cubicBezTo>
                              <a:cubicBezTo>
                                <a:pt x="2086" y="0"/>
                                <a:pt x="2086" y="0"/>
                                <a:pt x="2086" y="0"/>
                              </a:cubicBezTo>
                              <a:cubicBezTo>
                                <a:pt x="1882" y="208"/>
                                <a:pt x="710" y="735"/>
                                <a:pt x="15" y="292"/>
                              </a:cubicBez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10">
                        <a:extLst>
                          <a:ext uri="{FF2B5EF4-FFF2-40B4-BE49-F238E27FC236}">
                            <a16:creationId xmlns:a16="http://schemas.microsoft.com/office/drawing/2014/main" id="{79DB47FF-1669-4707-A7D8-DE87FE8E5D47}"/>
                          </a:ext>
                        </a:extLst>
                      </wps:cNvPr>
                      <wps:cNvSpPr>
                        <a:spLocks/>
                      </wps:cNvSpPr>
                      <wps:spPr bwMode="auto">
                        <a:xfrm>
                          <a:off x="3524250" y="5695950"/>
                          <a:ext cx="6550732" cy="2052075"/>
                        </a:xfrm>
                        <a:custGeom>
                          <a:avLst/>
                          <a:gdLst>
                            <a:gd name="T0" fmla="*/ 2098 w 2098"/>
                            <a:gd name="T1" fmla="*/ 667 h 667"/>
                            <a:gd name="T2" fmla="*/ 2098 w 2098"/>
                            <a:gd name="T3" fmla="*/ 0 h 667"/>
                            <a:gd name="T4" fmla="*/ 28 w 2098"/>
                            <a:gd name="T5" fmla="*/ 293 h 667"/>
                            <a:gd name="T6" fmla="*/ 0 w 2098"/>
                            <a:gd name="T7" fmla="*/ 667 h 667"/>
                            <a:gd name="T8" fmla="*/ 2098 w 2098"/>
                            <a:gd name="T9" fmla="*/ 667 h 667"/>
                          </a:gdLst>
                          <a:ahLst/>
                          <a:cxnLst>
                            <a:cxn ang="0">
                              <a:pos x="T0" y="T1"/>
                            </a:cxn>
                            <a:cxn ang="0">
                              <a:pos x="T2" y="T3"/>
                            </a:cxn>
                            <a:cxn ang="0">
                              <a:pos x="T4" y="T5"/>
                            </a:cxn>
                            <a:cxn ang="0">
                              <a:pos x="T6" y="T7"/>
                            </a:cxn>
                            <a:cxn ang="0">
                              <a:pos x="T8" y="T9"/>
                            </a:cxn>
                          </a:cxnLst>
                          <a:rect l="0" t="0" r="r" b="b"/>
                          <a:pathLst>
                            <a:path w="2098" h="667">
                              <a:moveTo>
                                <a:pt x="2098" y="667"/>
                              </a:moveTo>
                              <a:cubicBezTo>
                                <a:pt x="2098" y="0"/>
                                <a:pt x="2098" y="0"/>
                                <a:pt x="2098" y="0"/>
                              </a:cubicBezTo>
                              <a:cubicBezTo>
                                <a:pt x="1199" y="559"/>
                                <a:pt x="372" y="434"/>
                                <a:pt x="28" y="293"/>
                              </a:cubicBezTo>
                              <a:cubicBezTo>
                                <a:pt x="0" y="667"/>
                                <a:pt x="0" y="667"/>
                                <a:pt x="0" y="667"/>
                              </a:cubicBezTo>
                              <a:lnTo>
                                <a:pt x="2098" y="667"/>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11">
                        <a:extLst>
                          <a:ext uri="{FF2B5EF4-FFF2-40B4-BE49-F238E27FC236}">
                            <a16:creationId xmlns:a16="http://schemas.microsoft.com/office/drawing/2014/main" id="{96B24E1B-5CD8-46A2-9420-40C0C542D92A}"/>
                          </a:ext>
                        </a:extLst>
                      </wps:cNvPr>
                      <wps:cNvSpPr>
                        <a:spLocks/>
                      </wps:cNvSpPr>
                      <wps:spPr bwMode="auto">
                        <a:xfrm>
                          <a:off x="0" y="3486150"/>
                          <a:ext cx="4002341" cy="4263225"/>
                        </a:xfrm>
                        <a:custGeom>
                          <a:avLst/>
                          <a:gdLst>
                            <a:gd name="T0" fmla="*/ 0 w 1282"/>
                            <a:gd name="T1" fmla="*/ 29 h 1385"/>
                            <a:gd name="T2" fmla="*/ 139 w 1282"/>
                            <a:gd name="T3" fmla="*/ 17 h 1385"/>
                            <a:gd name="T4" fmla="*/ 1280 w 1282"/>
                            <a:gd name="T5" fmla="*/ 1207 h 1385"/>
                            <a:gd name="T6" fmla="*/ 1272 w 1282"/>
                            <a:gd name="T7" fmla="*/ 1385 h 1385"/>
                            <a:gd name="T8" fmla="*/ 0 w 1282"/>
                            <a:gd name="T9" fmla="*/ 1385 h 1385"/>
                            <a:gd name="T10" fmla="*/ 0 w 1282"/>
                            <a:gd name="T11" fmla="*/ 29 h 1385"/>
                          </a:gdLst>
                          <a:ahLst/>
                          <a:cxnLst>
                            <a:cxn ang="0">
                              <a:pos x="T0" y="T1"/>
                            </a:cxn>
                            <a:cxn ang="0">
                              <a:pos x="T2" y="T3"/>
                            </a:cxn>
                            <a:cxn ang="0">
                              <a:pos x="T4" y="T5"/>
                            </a:cxn>
                            <a:cxn ang="0">
                              <a:pos x="T6" y="T7"/>
                            </a:cxn>
                            <a:cxn ang="0">
                              <a:pos x="T8" y="T9"/>
                            </a:cxn>
                            <a:cxn ang="0">
                              <a:pos x="T10" y="T11"/>
                            </a:cxn>
                          </a:cxnLst>
                          <a:rect l="0" t="0" r="r" b="b"/>
                          <a:pathLst>
                            <a:path w="1282" h="1385">
                              <a:moveTo>
                                <a:pt x="0" y="29"/>
                              </a:moveTo>
                              <a:cubicBezTo>
                                <a:pt x="43" y="22"/>
                                <a:pt x="94" y="18"/>
                                <a:pt x="139" y="17"/>
                              </a:cubicBezTo>
                              <a:cubicBezTo>
                                <a:pt x="754" y="0"/>
                                <a:pt x="1265" y="533"/>
                                <a:pt x="1280" y="1207"/>
                              </a:cubicBezTo>
                              <a:cubicBezTo>
                                <a:pt x="1282" y="1267"/>
                                <a:pt x="1279" y="1327"/>
                                <a:pt x="1272" y="1385"/>
                              </a:cubicBezTo>
                              <a:cubicBezTo>
                                <a:pt x="0" y="1385"/>
                                <a:pt x="0" y="1385"/>
                                <a:pt x="0" y="1385"/>
                              </a:cubicBezTo>
                              <a:lnTo>
                                <a:pt x="0" y="29"/>
                              </a:lnTo>
                              <a:close/>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12">
                        <a:extLst>
                          <a:ext uri="{FF2B5EF4-FFF2-40B4-BE49-F238E27FC236}">
                            <a16:creationId xmlns:a16="http://schemas.microsoft.com/office/drawing/2014/main" id="{C41B5E6F-5607-482B-A6F2-98956B1F610A}"/>
                          </a:ext>
                        </a:extLst>
                      </wps:cNvPr>
                      <wps:cNvSpPr>
                        <a:spLocks/>
                      </wps:cNvSpPr>
                      <wps:spPr bwMode="auto">
                        <a:xfrm>
                          <a:off x="0" y="3657600"/>
                          <a:ext cx="3531478" cy="4099378"/>
                        </a:xfrm>
                        <a:custGeom>
                          <a:avLst/>
                          <a:gdLst>
                            <a:gd name="T0" fmla="*/ 0 w 1131"/>
                            <a:gd name="T1" fmla="*/ 17 h 1332"/>
                            <a:gd name="T2" fmla="*/ 177 w 1131"/>
                            <a:gd name="T3" fmla="*/ 0 h 1332"/>
                            <a:gd name="T4" fmla="*/ 1131 w 1131"/>
                            <a:gd name="T5" fmla="*/ 1044 h 1332"/>
                            <a:gd name="T6" fmla="*/ 1095 w 1131"/>
                            <a:gd name="T7" fmla="*/ 1332 h 1332"/>
                            <a:gd name="T8" fmla="*/ 0 w 1131"/>
                            <a:gd name="T9" fmla="*/ 1332 h 1332"/>
                            <a:gd name="T10" fmla="*/ 0 w 1131"/>
                            <a:gd name="T11" fmla="*/ 17 h 1332"/>
                          </a:gdLst>
                          <a:ahLst/>
                          <a:cxnLst>
                            <a:cxn ang="0">
                              <a:pos x="T0" y="T1"/>
                            </a:cxn>
                            <a:cxn ang="0">
                              <a:pos x="T2" y="T3"/>
                            </a:cxn>
                            <a:cxn ang="0">
                              <a:pos x="T4" y="T5"/>
                            </a:cxn>
                            <a:cxn ang="0">
                              <a:pos x="T6" y="T7"/>
                            </a:cxn>
                            <a:cxn ang="0">
                              <a:pos x="T8" y="T9"/>
                            </a:cxn>
                            <a:cxn ang="0">
                              <a:pos x="T10" y="T11"/>
                            </a:cxn>
                          </a:cxnLst>
                          <a:rect l="0" t="0" r="r" b="b"/>
                          <a:pathLst>
                            <a:path w="1131" h="1332">
                              <a:moveTo>
                                <a:pt x="0" y="17"/>
                              </a:moveTo>
                              <a:cubicBezTo>
                                <a:pt x="55" y="6"/>
                                <a:pt x="119" y="0"/>
                                <a:pt x="177" y="0"/>
                              </a:cubicBezTo>
                              <a:cubicBezTo>
                                <a:pt x="704" y="0"/>
                                <a:pt x="1131" y="468"/>
                                <a:pt x="1131" y="1044"/>
                              </a:cubicBezTo>
                              <a:cubicBezTo>
                                <a:pt x="1131" y="1144"/>
                                <a:pt x="1119" y="1241"/>
                                <a:pt x="1095" y="1332"/>
                              </a:cubicBezTo>
                              <a:cubicBezTo>
                                <a:pt x="0" y="1332"/>
                                <a:pt x="0" y="1332"/>
                                <a:pt x="0" y="1332"/>
                              </a:cubicBezTo>
                              <a:lnTo>
                                <a:pt x="0" y="17"/>
                              </a:lnTo>
                              <a:close/>
                            </a:path>
                          </a:pathLst>
                        </a:custGeom>
                        <a:blipFill>
                          <a:blip r:embed="rId2">
                            <a:extLst>
                              <a:ext uri="{28A0092B-C50C-407E-A947-70E740481C1C}">
                                <a14:useLocalDpi xmlns:a14="http://schemas.microsoft.com/office/drawing/2010/main" val="0"/>
                              </a:ext>
                            </a:extLst>
                          </a:blip>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100000</wp14:pctWidth>
              </wp14:sizeRelH>
              <wp14:sizeRelV relativeFrom="page">
                <wp14:pctHeight>100000</wp14:pctHeight>
              </wp14:sizeRelV>
            </wp:anchor>
          </w:drawing>
        </mc:Choice>
        <mc:Fallback>
          <w:pict>
            <v:group w14:anchorId="38957D4C" id="Group 19" o:spid="_x0000_s1026" alt="&quot;&quot;" style="position:absolute;margin-left:0;margin-top:0;width:793.6pt;height:610.8pt;z-index:251667456;mso-width-percent:1000;mso-height-percent:1000;mso-position-horizontal:center;mso-position-horizontal-relative:page;mso-position-vertical:center;mso-position-vertical-relative:page;mso-width-percent:1000;mso-height-percent:1000" coordsize="100790,77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">
              <v:rect id="AutoShape 3" o:spid="_x0000_s1027" style="position:absolute;width:100790;height:77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o:lock v:ext="edit" aspectratio="t" text="t"/>
              </v:rect>
              <v:shape id="Freeform 5" o:spid="_x0000_s1028" style="position:absolute;left:62388;width:38369;height:17848;visibility:visible;mso-wrap-style:square;v-text-anchor:top" coordsize="122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" path="m1229,c,,,,,,164,397,513,580,923,573v95,-2,219,-30,306,-54l1229,xe" fillcolor="#f9b628 [3204]" stroked="f">
                <v:path arrowok="t" o:connecttype="custom" o:connectlocs="3836903,0;0,0;2881580,1763287;3836903,1597113;3836903,0" o:connectangles="0,0,0,0,0"/>
              </v:shape>
              <v:shape id="Freeform 6" o:spid="_x0000_s1029" style="position:absolute;left:68199;width:32562;height:16925;visibility:visible;mso-wrap-style:square;v-text-anchor:top" coordsize="104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" path="m755,550c397,550,64,317,,,1043,,1043,,1043,v,502,,502,,502c963,527,845,550,755,550xe" stroked="f">
                <v:fill r:id="rId3" o:title="" recolor="t" rotate="t" type="frame"/>
                <v:path arrowok="t" o:connecttype="custom" o:connectlocs="2357132,1692564;0,0;3256277,0;3256277,1544849;2357132,1692564" o:connectangles="0,0,0,0,0"/>
              </v:shape>
              <v:shape id="Freeform 7" o:spid="_x0000_s1030" style="position:absolute;left:29432;top:53435;width:25786;height:22986;visibility:visible;mso-wrap-style:square;v-text-anchor:top" coordsize="826,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" path="m413,c185,,,202,,452,,565,38,668,100,747v625,,625,,625,c788,668,826,565,826,452,826,202,641,,413,e" fillcolor="#fbeda4 [3206]" stroked="f">
                <v:path arrowok="t" o:connecttype="custom" o:connectlocs="1289308,0;0,1390878;312181,2298642;2263312,2298642;2578615,1390878;1289308,0" o:connectangles="0,0,0,0,0,0"/>
              </v:shape>
              <v:shape id="Freeform 8" o:spid="_x0000_s1031" style="position:absolute;left:35623;top:49815;width:65126;height:27727;visibility:visible;mso-wrap-style:square;v-text-anchor:top" coordsize="208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" path="m15,458c,901,,901,,901v2086,,2086,,2086,c2086,,2086,,2086,,1859,270,710,901,15,458xe" fillcolor="#fbd124 [3207]" stroked="f">
                <v:path arrowok="t" o:connecttype="custom" o:connectlocs="46830,1409424;0,2772687;6512554,2772687;6512554,0;46830,1409424" o:connectangles="0,0,0,0,0"/>
              </v:shape>
              <v:shape id="Freeform 9" o:spid="_x0000_s1032" style="position:absolute;left:35623;top:54864;width:65126;height:22620;visibility:visible;mso-wrap-style:square;v-text-anchor:top" coordsize="208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" path="m15,292c,735,,735,,735v2086,,2086,,2086,c2086,,2086,,2086,,1882,208,710,735,15,292xe" fillcolor="#f9b628 [3204]" stroked="f">
                <v:path arrowok="t" o:connecttype="custom" o:connectlocs="46830,898667;0,2262055;6512554,2262055;6512554,0;46830,898667" o:connectangles="0,0,0,0,0"/>
              </v:shape>
              <v:shape id="Freeform 10" o:spid="_x0000_s1033" style="position:absolute;left:35242;top:56959;width:65507;height:20521;visibility:visible;mso-wrap-style:square;v-text-anchor:top" coordsize="209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" path="m2098,667c2098,,2098,,2098,,1199,559,372,434,28,293,,667,,667,,667r2098,xe" fillcolor="#333 [3205]" stroked="f">
                <v:path arrowok="t" o:connecttype="custom" o:connectlocs="6550732,2052075;6550732,0;87426,901436;0,2052075;6550732,2052075" o:connectangles="0,0,0,0,0"/>
              </v:shape>
              <v:shape id="Freeform 11" o:spid="_x0000_s1034" style="position:absolute;top:34861;width:40023;height:42632;visibility:visible;mso-wrap-style:square;v-text-anchor:top" coordsize="1282,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" path="m,29c43,22,94,18,139,17,754,,1265,533,1280,1207v2,60,-1,120,-8,178c,1385,,1385,,1385l,29xe" fillcolor="#f9b628 [3204]" stroked="f">
                <v:path arrowok="t" o:connecttype="custom" o:connectlocs="0,89266;433951,52328;3996097,3715316;3971121,4263225;0,4263225;0,89266" o:connectangles="0,0,0,0,0,0"/>
              </v:shape>
              <v:shape id="Freeform 12" o:spid="_x0000_s1035" style="position:absolute;top:36576;width:35314;height:40993;visibility:visible;mso-wrap-style:square;v-text-anchor:top" coordsize="113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" path="m,17c55,6,119,,177,v527,,954,468,954,1044c1131,1144,1119,1241,1095,1332,,1332,,1332,,1332l,17xe" stroked="f">
                <v:fill r:id="rId4" o:title="" recolor="t" rotate="t" type="frame"/>
                <v:path arrowok="t" o:connecttype="custom" o:connectlocs="0,52319;552672,0;3531478,3213026;3419070,4099378;0,4099378;0,52319" o:connectangles="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5E98" w14:textId="77777777" w:rsidR="00180323" w:rsidRDefault="00BE7E35">
    <w:pPr>
      <w:pStyle w:val="Header"/>
    </w:pPr>
    <w:r>
      <w:rPr>
        <w:noProof/>
      </w:rPr>
      <mc:AlternateContent>
        <mc:Choice Requires="wpg">
          <w:drawing>
            <wp:anchor distT="0" distB="0" distL="114300" distR="114300" simplePos="0" relativeHeight="251668480" behindDoc="0" locked="0" layoutInCell="1" allowOverlap="1" wp14:anchorId="6318A217" wp14:editId="0CE4B6AD">
              <wp:simplePos x="0" y="0"/>
              <wp:positionH relativeFrom="page">
                <wp:align>center</wp:align>
              </wp:positionH>
              <wp:positionV relativeFrom="page">
                <wp:align>center</wp:align>
              </wp:positionV>
              <wp:extent cx="10061550" cy="7777050"/>
              <wp:effectExtent l="0" t="0" r="0" b="0"/>
              <wp:wrapNone/>
              <wp:docPr id="1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61550" cy="7777050"/>
                        <a:chOff x="0" y="0"/>
                        <a:chExt cx="10061550" cy="7777050"/>
                      </a:xfrm>
                    </wpg:grpSpPr>
                    <wps:wsp>
                      <wps:cNvPr id="26" name="Freeform 18">
                        <a:extLst>
                          <a:ext uri="{FF2B5EF4-FFF2-40B4-BE49-F238E27FC236}">
                            <a16:creationId xmlns:a16="http://schemas.microsoft.com/office/drawing/2014/main" id="{8DDC446D-A086-4E7A-9A1F-DB2A46640D69}"/>
                          </a:ext>
                        </a:extLst>
                      </wps:cNvPr>
                      <wps:cNvSpPr>
                        <a:spLocks/>
                      </wps:cNvSpPr>
                      <wps:spPr bwMode="auto">
                        <a:xfrm>
                          <a:off x="7172325" y="0"/>
                          <a:ext cx="2883600" cy="1969200"/>
                        </a:xfrm>
                        <a:custGeom>
                          <a:avLst/>
                          <a:gdLst>
                            <a:gd name="T0" fmla="*/ 918 w 918"/>
                            <a:gd name="T1" fmla="*/ 617 h 636"/>
                            <a:gd name="T2" fmla="*/ 667 w 918"/>
                            <a:gd name="T3" fmla="*/ 629 h 636"/>
                            <a:gd name="T4" fmla="*/ 0 w 918"/>
                            <a:gd name="T5" fmla="*/ 0 h 636"/>
                            <a:gd name="T6" fmla="*/ 918 w 918"/>
                            <a:gd name="T7" fmla="*/ 0 h 636"/>
                            <a:gd name="T8" fmla="*/ 918 w 918"/>
                            <a:gd name="T9" fmla="*/ 617 h 636"/>
                          </a:gdLst>
                          <a:ahLst/>
                          <a:cxnLst>
                            <a:cxn ang="0">
                              <a:pos x="T0" y="T1"/>
                            </a:cxn>
                            <a:cxn ang="0">
                              <a:pos x="T2" y="T3"/>
                            </a:cxn>
                            <a:cxn ang="0">
                              <a:pos x="T4" y="T5"/>
                            </a:cxn>
                            <a:cxn ang="0">
                              <a:pos x="T6" y="T7"/>
                            </a:cxn>
                            <a:cxn ang="0">
                              <a:pos x="T8" y="T9"/>
                            </a:cxn>
                          </a:cxnLst>
                          <a:rect l="0" t="0" r="r" b="b"/>
                          <a:pathLst>
                            <a:path w="918" h="636">
                              <a:moveTo>
                                <a:pt x="918" y="617"/>
                              </a:moveTo>
                              <a:cubicBezTo>
                                <a:pt x="848" y="632"/>
                                <a:pt x="743" y="636"/>
                                <a:pt x="667" y="629"/>
                              </a:cubicBezTo>
                              <a:cubicBezTo>
                                <a:pt x="337" y="597"/>
                                <a:pt x="74" y="315"/>
                                <a:pt x="0" y="0"/>
                              </a:cubicBezTo>
                              <a:cubicBezTo>
                                <a:pt x="918" y="0"/>
                                <a:pt x="918" y="0"/>
                                <a:pt x="918" y="0"/>
                              </a:cubicBezTo>
                              <a:lnTo>
                                <a:pt x="918" y="617"/>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27" name="Freeform 19">
                        <a:extLst>
                          <a:ext uri="{FF2B5EF4-FFF2-40B4-BE49-F238E27FC236}">
                            <a16:creationId xmlns:a16="http://schemas.microsoft.com/office/drawing/2014/main" id="{3F6BA09B-EC5B-4928-9769-A90394CF95B9}"/>
                          </a:ext>
                        </a:extLst>
                      </wps:cNvPr>
                      <wps:cNvSpPr>
                        <a:spLocks/>
                      </wps:cNvSpPr>
                      <wps:spPr bwMode="auto">
                        <a:xfrm>
                          <a:off x="7172325" y="0"/>
                          <a:ext cx="2883600" cy="1713600"/>
                        </a:xfrm>
                        <a:custGeom>
                          <a:avLst/>
                          <a:gdLst>
                            <a:gd name="T0" fmla="*/ 669 w 918"/>
                            <a:gd name="T1" fmla="*/ 554 h 554"/>
                            <a:gd name="T2" fmla="*/ 0 w 918"/>
                            <a:gd name="T3" fmla="*/ 0 h 554"/>
                            <a:gd name="T4" fmla="*/ 918 w 918"/>
                            <a:gd name="T5" fmla="*/ 0 h 554"/>
                            <a:gd name="T6" fmla="*/ 918 w 918"/>
                            <a:gd name="T7" fmla="*/ 515 h 554"/>
                            <a:gd name="T8" fmla="*/ 669 w 918"/>
                            <a:gd name="T9" fmla="*/ 554 h 554"/>
                          </a:gdLst>
                          <a:ahLst/>
                          <a:cxnLst>
                            <a:cxn ang="0">
                              <a:pos x="T0" y="T1"/>
                            </a:cxn>
                            <a:cxn ang="0">
                              <a:pos x="T2" y="T3"/>
                            </a:cxn>
                            <a:cxn ang="0">
                              <a:pos x="T4" y="T5"/>
                            </a:cxn>
                            <a:cxn ang="0">
                              <a:pos x="T6" y="T7"/>
                            </a:cxn>
                            <a:cxn ang="0">
                              <a:pos x="T8" y="T9"/>
                            </a:cxn>
                          </a:cxnLst>
                          <a:rect l="0" t="0" r="r" b="b"/>
                          <a:pathLst>
                            <a:path w="918" h="554">
                              <a:moveTo>
                                <a:pt x="669" y="554"/>
                              </a:moveTo>
                              <a:cubicBezTo>
                                <a:pt x="364" y="554"/>
                                <a:pt x="80" y="300"/>
                                <a:pt x="0" y="0"/>
                              </a:cubicBezTo>
                              <a:cubicBezTo>
                                <a:pt x="918" y="0"/>
                                <a:pt x="918" y="0"/>
                                <a:pt x="918" y="0"/>
                              </a:cubicBezTo>
                              <a:cubicBezTo>
                                <a:pt x="918" y="515"/>
                                <a:pt x="918" y="515"/>
                                <a:pt x="918" y="515"/>
                              </a:cubicBezTo>
                              <a:cubicBezTo>
                                <a:pt x="850" y="540"/>
                                <a:pt x="745" y="554"/>
                                <a:pt x="669" y="554"/>
                              </a:cubicBezTo>
                              <a:close/>
                            </a:path>
                          </a:pathLst>
                        </a:custGeom>
                        <a:blipFill>
                          <a:blip r:embed="rId1">
                            <a:extLst>
                              <a:ext uri="{28A0092B-C50C-407E-A947-70E740481C1C}">
                                <a14:useLocalDpi xmlns:a14="http://schemas.microsoft.com/office/drawing/2010/main" val="0"/>
                              </a:ext>
                            </a:extLst>
                          </a:blip>
                          <a:stretch>
                            <a:fillRect/>
                          </a:stretch>
                        </a:blipFill>
                        <a:ln>
                          <a:noFill/>
                        </a:ln>
                      </wps:spPr>
                      <wps:bodyPr vert="horz" wrap="square" lIns="91440" tIns="45720" rIns="91440" bIns="45720" numCol="1" anchor="t" anchorCtr="0" compatLnSpc="1">
                        <a:prstTxWarp prst="textNoShape">
                          <a:avLst/>
                        </a:prstTxWarp>
                      </wps:bodyPr>
                    </wps:wsp>
                    <wps:wsp>
                      <wps:cNvPr id="28" name="Freeform 20">
                        <a:extLst>
                          <a:ext uri="{FF2B5EF4-FFF2-40B4-BE49-F238E27FC236}">
                            <a16:creationId xmlns:a16="http://schemas.microsoft.com/office/drawing/2014/main" id="{6DD4B1FE-7F0E-4851-B8CF-F2B23E9941E8}"/>
                          </a:ext>
                        </a:extLst>
                      </wps:cNvPr>
                      <wps:cNvSpPr>
                        <a:spLocks/>
                      </wps:cNvSpPr>
                      <wps:spPr bwMode="auto">
                        <a:xfrm>
                          <a:off x="0" y="2609850"/>
                          <a:ext cx="10058400" cy="5161915"/>
                        </a:xfrm>
                        <a:custGeom>
                          <a:avLst/>
                          <a:gdLst>
                            <a:gd name="T0" fmla="*/ 0 w 3227"/>
                            <a:gd name="T1" fmla="*/ 56 h 1633"/>
                            <a:gd name="T2" fmla="*/ 1644 w 3227"/>
                            <a:gd name="T3" fmla="*/ 932 h 1633"/>
                            <a:gd name="T4" fmla="*/ 3227 w 3227"/>
                            <a:gd name="T5" fmla="*/ 1088 h 1633"/>
                            <a:gd name="T6" fmla="*/ 3227 w 3227"/>
                            <a:gd name="T7" fmla="*/ 1633 h 1633"/>
                            <a:gd name="T8" fmla="*/ 0 w 3227"/>
                            <a:gd name="T9" fmla="*/ 1633 h 1633"/>
                            <a:gd name="T10" fmla="*/ 0 w 3227"/>
                            <a:gd name="T11" fmla="*/ 56 h 1633"/>
                          </a:gdLst>
                          <a:ahLst/>
                          <a:cxnLst>
                            <a:cxn ang="0">
                              <a:pos x="T0" y="T1"/>
                            </a:cxn>
                            <a:cxn ang="0">
                              <a:pos x="T2" y="T3"/>
                            </a:cxn>
                            <a:cxn ang="0">
                              <a:pos x="T4" y="T5"/>
                            </a:cxn>
                            <a:cxn ang="0">
                              <a:pos x="T6" y="T7"/>
                            </a:cxn>
                            <a:cxn ang="0">
                              <a:pos x="T8" y="T9"/>
                            </a:cxn>
                            <a:cxn ang="0">
                              <a:pos x="T10" y="T11"/>
                            </a:cxn>
                          </a:cxnLst>
                          <a:rect l="0" t="0" r="r" b="b"/>
                          <a:pathLst>
                            <a:path w="3227" h="1633">
                              <a:moveTo>
                                <a:pt x="0" y="56"/>
                              </a:moveTo>
                              <a:cubicBezTo>
                                <a:pt x="998" y="0"/>
                                <a:pt x="1304" y="726"/>
                                <a:pt x="1644" y="932"/>
                              </a:cubicBezTo>
                              <a:cubicBezTo>
                                <a:pt x="2550" y="1480"/>
                                <a:pt x="3227" y="1088"/>
                                <a:pt x="3227" y="1088"/>
                              </a:cubicBezTo>
                              <a:cubicBezTo>
                                <a:pt x="3227" y="1633"/>
                                <a:pt x="3227" y="1633"/>
                                <a:pt x="3227" y="1633"/>
                              </a:cubicBezTo>
                              <a:cubicBezTo>
                                <a:pt x="0" y="1633"/>
                                <a:pt x="0" y="1633"/>
                                <a:pt x="0" y="1633"/>
                              </a:cubicBezTo>
                              <a:lnTo>
                                <a:pt x="0" y="56"/>
                              </a:lnTo>
                              <a:close/>
                            </a:path>
                          </a:pathLst>
                        </a:custGeom>
                        <a:solidFill>
                          <a:schemeClr val="accent2"/>
                        </a:solidFill>
                        <a:ln>
                          <a:noFill/>
                        </a:ln>
                      </wps:spPr>
                      <wps:bodyPr vert="horz" wrap="square" lIns="91440" tIns="45720" rIns="91440" bIns="45720" numCol="1" anchor="t" anchorCtr="0" compatLnSpc="1">
                        <a:prstTxWarp prst="textNoShape">
                          <a:avLst/>
                        </a:prstTxWarp>
                      </wps:bodyPr>
                    </wps:wsp>
                    <wps:wsp>
                      <wps:cNvPr id="32" name="Freeform 24">
                        <a:extLst>
                          <a:ext uri="{FF2B5EF4-FFF2-40B4-BE49-F238E27FC236}">
                            <a16:creationId xmlns:a16="http://schemas.microsoft.com/office/drawing/2014/main" id="{05D99376-E272-4D89-9FD0-D2E11B3E5DE4}"/>
                          </a:ext>
                        </a:extLst>
                      </wps:cNvPr>
                      <wps:cNvSpPr>
                        <a:spLocks/>
                      </wps:cNvSpPr>
                      <wps:spPr bwMode="auto">
                        <a:xfrm>
                          <a:off x="0" y="2428875"/>
                          <a:ext cx="4533120" cy="2719872"/>
                        </a:xfrm>
                        <a:custGeom>
                          <a:avLst/>
                          <a:gdLst>
                            <a:gd name="T0" fmla="*/ 818 w 1443"/>
                            <a:gd name="T1" fmla="*/ 339 h 878"/>
                            <a:gd name="T2" fmla="*/ 0 w 1443"/>
                            <a:gd name="T3" fmla="*/ 173 h 878"/>
                            <a:gd name="T4" fmla="*/ 0 w 1443"/>
                            <a:gd name="T5" fmla="*/ 9 h 878"/>
                            <a:gd name="T6" fmla="*/ 801 w 1443"/>
                            <a:gd name="T7" fmla="*/ 226 h 878"/>
                            <a:gd name="T8" fmla="*/ 1443 w 1443"/>
                            <a:gd name="T9" fmla="*/ 878 h 878"/>
                            <a:gd name="T10" fmla="*/ 818 w 1443"/>
                            <a:gd name="T11" fmla="*/ 339 h 878"/>
                          </a:gdLst>
                          <a:ahLst/>
                          <a:cxnLst>
                            <a:cxn ang="0">
                              <a:pos x="T0" y="T1"/>
                            </a:cxn>
                            <a:cxn ang="0">
                              <a:pos x="T2" y="T3"/>
                            </a:cxn>
                            <a:cxn ang="0">
                              <a:pos x="T4" y="T5"/>
                            </a:cxn>
                            <a:cxn ang="0">
                              <a:pos x="T6" y="T7"/>
                            </a:cxn>
                            <a:cxn ang="0">
                              <a:pos x="T8" y="T9"/>
                            </a:cxn>
                            <a:cxn ang="0">
                              <a:pos x="T10" y="T11"/>
                            </a:cxn>
                          </a:cxnLst>
                          <a:rect l="0" t="0" r="r" b="b"/>
                          <a:pathLst>
                            <a:path w="1443" h="878">
                              <a:moveTo>
                                <a:pt x="818" y="339"/>
                              </a:moveTo>
                              <a:cubicBezTo>
                                <a:pt x="545" y="184"/>
                                <a:pt x="276" y="140"/>
                                <a:pt x="0" y="173"/>
                              </a:cubicBezTo>
                              <a:cubicBezTo>
                                <a:pt x="0" y="9"/>
                                <a:pt x="0" y="9"/>
                                <a:pt x="0" y="9"/>
                              </a:cubicBezTo>
                              <a:cubicBezTo>
                                <a:pt x="256" y="0"/>
                                <a:pt x="554" y="77"/>
                                <a:pt x="801" y="226"/>
                              </a:cubicBezTo>
                              <a:cubicBezTo>
                                <a:pt x="1020" y="358"/>
                                <a:pt x="1292" y="642"/>
                                <a:pt x="1443" y="878"/>
                              </a:cubicBezTo>
                              <a:cubicBezTo>
                                <a:pt x="1294" y="720"/>
                                <a:pt x="1009" y="447"/>
                                <a:pt x="818" y="339"/>
                              </a:cubicBez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29" name="Freeform 21">
                        <a:extLst>
                          <a:ext uri="{FF2B5EF4-FFF2-40B4-BE49-F238E27FC236}">
                            <a16:creationId xmlns:a16="http://schemas.microsoft.com/office/drawing/2014/main" id="{BA66FDFB-8803-40C9-9022-B3AA6B6F3BB3}"/>
                          </a:ext>
                        </a:extLst>
                      </wps:cNvPr>
                      <wps:cNvSpPr>
                        <a:spLocks/>
                      </wps:cNvSpPr>
                      <wps:spPr bwMode="auto">
                        <a:xfrm>
                          <a:off x="5943600" y="5934075"/>
                          <a:ext cx="1206097" cy="1115845"/>
                        </a:xfrm>
                        <a:custGeom>
                          <a:avLst/>
                          <a:gdLst>
                            <a:gd name="T0" fmla="*/ 61 w 384"/>
                            <a:gd name="T1" fmla="*/ 0 h 360"/>
                            <a:gd name="T2" fmla="*/ 384 w 384"/>
                            <a:gd name="T3" fmla="*/ 215 h 360"/>
                            <a:gd name="T4" fmla="*/ 176 w 384"/>
                            <a:gd name="T5" fmla="*/ 345 h 360"/>
                            <a:gd name="T6" fmla="*/ 16 w 384"/>
                            <a:gd name="T7" fmla="*/ 106 h 360"/>
                            <a:gd name="T8" fmla="*/ 61 w 384"/>
                            <a:gd name="T9" fmla="*/ 0 h 360"/>
                          </a:gdLst>
                          <a:ahLst/>
                          <a:cxnLst>
                            <a:cxn ang="0">
                              <a:pos x="T0" y="T1"/>
                            </a:cxn>
                            <a:cxn ang="0">
                              <a:pos x="T2" y="T3"/>
                            </a:cxn>
                            <a:cxn ang="0">
                              <a:pos x="T4" y="T5"/>
                            </a:cxn>
                            <a:cxn ang="0">
                              <a:pos x="T6" y="T7"/>
                            </a:cxn>
                            <a:cxn ang="0">
                              <a:pos x="T8" y="T9"/>
                            </a:cxn>
                          </a:cxnLst>
                          <a:rect l="0" t="0" r="r" b="b"/>
                          <a:pathLst>
                            <a:path w="384" h="360">
                              <a:moveTo>
                                <a:pt x="61" y="0"/>
                              </a:moveTo>
                              <a:cubicBezTo>
                                <a:pt x="156" y="87"/>
                                <a:pt x="299" y="170"/>
                                <a:pt x="384" y="215"/>
                              </a:cubicBezTo>
                              <a:cubicBezTo>
                                <a:pt x="351" y="304"/>
                                <a:pt x="266" y="360"/>
                                <a:pt x="176" y="345"/>
                              </a:cubicBezTo>
                              <a:cubicBezTo>
                                <a:pt x="72" y="328"/>
                                <a:pt x="0" y="221"/>
                                <a:pt x="16" y="106"/>
                              </a:cubicBezTo>
                              <a:cubicBezTo>
                                <a:pt x="21" y="65"/>
                                <a:pt x="38" y="29"/>
                                <a:pt x="61" y="0"/>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s:wsp>
                      <wps:cNvPr id="33" name="Freeform 25">
                        <a:extLst>
                          <a:ext uri="{FF2B5EF4-FFF2-40B4-BE49-F238E27FC236}">
                            <a16:creationId xmlns:a16="http://schemas.microsoft.com/office/drawing/2014/main" id="{7F83251D-5FAD-43D9-8CCD-E3E299A38C12}"/>
                          </a:ext>
                        </a:extLst>
                      </wps:cNvPr>
                      <wps:cNvSpPr>
                        <a:spLocks/>
                      </wps:cNvSpPr>
                      <wps:spPr bwMode="auto">
                        <a:xfrm>
                          <a:off x="0" y="3981450"/>
                          <a:ext cx="3340800" cy="3794400"/>
                        </a:xfrm>
                        <a:custGeom>
                          <a:avLst/>
                          <a:gdLst>
                            <a:gd name="T0" fmla="*/ 0 w 1064"/>
                            <a:gd name="T1" fmla="*/ 20 h 1225"/>
                            <a:gd name="T2" fmla="*/ 242 w 1064"/>
                            <a:gd name="T3" fmla="*/ 0 h 1225"/>
                            <a:gd name="T4" fmla="*/ 1064 w 1064"/>
                            <a:gd name="T5" fmla="*/ 899 h 1225"/>
                            <a:gd name="T6" fmla="*/ 1008 w 1064"/>
                            <a:gd name="T7" fmla="*/ 1225 h 1225"/>
                            <a:gd name="T8" fmla="*/ 0 w 1064"/>
                            <a:gd name="T9" fmla="*/ 1225 h 1225"/>
                            <a:gd name="T10" fmla="*/ 0 w 1064"/>
                            <a:gd name="T11" fmla="*/ 20 h 1225"/>
                          </a:gdLst>
                          <a:ahLst/>
                          <a:cxnLst>
                            <a:cxn ang="0">
                              <a:pos x="T0" y="T1"/>
                            </a:cxn>
                            <a:cxn ang="0">
                              <a:pos x="T2" y="T3"/>
                            </a:cxn>
                            <a:cxn ang="0">
                              <a:pos x="T4" y="T5"/>
                            </a:cxn>
                            <a:cxn ang="0">
                              <a:pos x="T6" y="T7"/>
                            </a:cxn>
                            <a:cxn ang="0">
                              <a:pos x="T8" y="T9"/>
                            </a:cxn>
                            <a:cxn ang="0">
                              <a:pos x="T10" y="T11"/>
                            </a:cxn>
                          </a:cxnLst>
                          <a:rect l="0" t="0" r="r" b="b"/>
                          <a:pathLst>
                            <a:path w="1064" h="1225">
                              <a:moveTo>
                                <a:pt x="0" y="20"/>
                              </a:moveTo>
                              <a:cubicBezTo>
                                <a:pt x="56" y="7"/>
                                <a:pt x="182" y="0"/>
                                <a:pt x="242" y="0"/>
                              </a:cubicBezTo>
                              <a:cubicBezTo>
                                <a:pt x="696" y="0"/>
                                <a:pt x="1064" y="402"/>
                                <a:pt x="1064" y="899"/>
                              </a:cubicBezTo>
                              <a:cubicBezTo>
                                <a:pt x="1064" y="1014"/>
                                <a:pt x="1044" y="1124"/>
                                <a:pt x="1008" y="1225"/>
                              </a:cubicBezTo>
                              <a:cubicBezTo>
                                <a:pt x="0" y="1225"/>
                                <a:pt x="0" y="1225"/>
                                <a:pt x="0" y="1225"/>
                              </a:cubicBezTo>
                              <a:lnTo>
                                <a:pt x="0" y="2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34" name="Freeform 26">
                        <a:extLst>
                          <a:ext uri="{FF2B5EF4-FFF2-40B4-BE49-F238E27FC236}">
                            <a16:creationId xmlns:a16="http://schemas.microsoft.com/office/drawing/2014/main" id="{2B0DB36C-9B20-4652-B7B6-4242DD34EB77}"/>
                          </a:ext>
                        </a:extLst>
                      </wps:cNvPr>
                      <wps:cNvSpPr>
                        <a:spLocks/>
                      </wps:cNvSpPr>
                      <wps:spPr bwMode="auto">
                        <a:xfrm>
                          <a:off x="0" y="3981450"/>
                          <a:ext cx="3132000" cy="3794400"/>
                        </a:xfrm>
                        <a:custGeom>
                          <a:avLst/>
                          <a:gdLst>
                            <a:gd name="T0" fmla="*/ 0 w 997"/>
                            <a:gd name="T1" fmla="*/ 20 h 1225"/>
                            <a:gd name="T2" fmla="*/ 175 w 997"/>
                            <a:gd name="T3" fmla="*/ 0 h 1225"/>
                            <a:gd name="T4" fmla="*/ 997 w 997"/>
                            <a:gd name="T5" fmla="*/ 899 h 1225"/>
                            <a:gd name="T6" fmla="*/ 941 w 997"/>
                            <a:gd name="T7" fmla="*/ 1225 h 1225"/>
                            <a:gd name="T8" fmla="*/ 0 w 997"/>
                            <a:gd name="T9" fmla="*/ 1225 h 1225"/>
                            <a:gd name="T10" fmla="*/ 0 w 997"/>
                            <a:gd name="T11" fmla="*/ 20 h 1225"/>
                          </a:gdLst>
                          <a:ahLst/>
                          <a:cxnLst>
                            <a:cxn ang="0">
                              <a:pos x="T0" y="T1"/>
                            </a:cxn>
                            <a:cxn ang="0">
                              <a:pos x="T2" y="T3"/>
                            </a:cxn>
                            <a:cxn ang="0">
                              <a:pos x="T4" y="T5"/>
                            </a:cxn>
                            <a:cxn ang="0">
                              <a:pos x="T6" y="T7"/>
                            </a:cxn>
                            <a:cxn ang="0">
                              <a:pos x="T8" y="T9"/>
                            </a:cxn>
                            <a:cxn ang="0">
                              <a:pos x="T10" y="T11"/>
                            </a:cxn>
                          </a:cxnLst>
                          <a:rect l="0" t="0" r="r" b="b"/>
                          <a:pathLst>
                            <a:path w="997" h="1225">
                              <a:moveTo>
                                <a:pt x="0" y="20"/>
                              </a:moveTo>
                              <a:cubicBezTo>
                                <a:pt x="47" y="11"/>
                                <a:pt x="115" y="0"/>
                                <a:pt x="175" y="0"/>
                              </a:cubicBezTo>
                              <a:cubicBezTo>
                                <a:pt x="629" y="0"/>
                                <a:pt x="997" y="402"/>
                                <a:pt x="997" y="899"/>
                              </a:cubicBezTo>
                              <a:cubicBezTo>
                                <a:pt x="997" y="1014"/>
                                <a:pt x="977" y="1124"/>
                                <a:pt x="941" y="1225"/>
                              </a:cubicBezTo>
                              <a:cubicBezTo>
                                <a:pt x="0" y="1225"/>
                                <a:pt x="0" y="1225"/>
                                <a:pt x="0" y="1225"/>
                              </a:cubicBezTo>
                              <a:lnTo>
                                <a:pt x="0" y="20"/>
                              </a:lnTo>
                              <a:close/>
                            </a:path>
                          </a:pathLst>
                        </a:custGeom>
                        <a:blipFill>
                          <a:blip r:embed="rId2">
                            <a:extLst>
                              <a:ext uri="{28A0092B-C50C-407E-A947-70E740481C1C}">
                                <a14:useLocalDpi xmlns:a14="http://schemas.microsoft.com/office/drawing/2010/main" val="0"/>
                              </a:ext>
                            </a:extLst>
                          </a:blip>
                          <a:stretch>
                            <a:fillRect/>
                          </a:stretch>
                        </a:blipFill>
                        <a:ln>
                          <a:noFill/>
                        </a:ln>
                      </wps:spPr>
                      <wps:bodyPr vert="horz" wrap="square" lIns="91440" tIns="45720" rIns="91440" bIns="45720" numCol="1" anchor="t" anchorCtr="0" compatLnSpc="1">
                        <a:prstTxWarp prst="textNoShape">
                          <a:avLst/>
                        </a:prstTxWarp>
                      </wps:bodyPr>
                    </wps:wsp>
                    <wps:wsp>
                      <wps:cNvPr id="30" name="Freeform 22">
                        <a:extLst>
                          <a:ext uri="{FF2B5EF4-FFF2-40B4-BE49-F238E27FC236}">
                            <a16:creationId xmlns:a16="http://schemas.microsoft.com/office/drawing/2014/main" id="{CBD4CF24-D123-4A51-A24B-6F4ED739DEAE}"/>
                          </a:ext>
                        </a:extLst>
                      </wps:cNvPr>
                      <wps:cNvSpPr>
                        <a:spLocks/>
                      </wps:cNvSpPr>
                      <wps:spPr bwMode="auto">
                        <a:xfrm>
                          <a:off x="5391150" y="5438775"/>
                          <a:ext cx="4665980" cy="1435735"/>
                        </a:xfrm>
                        <a:custGeom>
                          <a:avLst/>
                          <a:gdLst>
                            <a:gd name="T0" fmla="*/ 1485 w 1485"/>
                            <a:gd name="T1" fmla="*/ 97 h 464"/>
                            <a:gd name="T2" fmla="*/ 1485 w 1485"/>
                            <a:gd name="T3" fmla="*/ 358 h 464"/>
                            <a:gd name="T4" fmla="*/ 614 w 1485"/>
                            <a:gd name="T5" fmla="*/ 376 h 464"/>
                            <a:gd name="T6" fmla="*/ 0 w 1485"/>
                            <a:gd name="T7" fmla="*/ 0 h 464"/>
                            <a:gd name="T8" fmla="*/ 1485 w 1485"/>
                            <a:gd name="T9" fmla="*/ 97 h 464"/>
                          </a:gdLst>
                          <a:ahLst/>
                          <a:cxnLst>
                            <a:cxn ang="0">
                              <a:pos x="T0" y="T1"/>
                            </a:cxn>
                            <a:cxn ang="0">
                              <a:pos x="T2" y="T3"/>
                            </a:cxn>
                            <a:cxn ang="0">
                              <a:pos x="T4" y="T5"/>
                            </a:cxn>
                            <a:cxn ang="0">
                              <a:pos x="T6" y="T7"/>
                            </a:cxn>
                            <a:cxn ang="0">
                              <a:pos x="T8" y="T9"/>
                            </a:cxn>
                          </a:cxnLst>
                          <a:rect l="0" t="0" r="r" b="b"/>
                          <a:pathLst>
                            <a:path w="1485" h="464">
                              <a:moveTo>
                                <a:pt x="1485" y="97"/>
                              </a:moveTo>
                              <a:cubicBezTo>
                                <a:pt x="1485" y="358"/>
                                <a:pt x="1485" y="358"/>
                                <a:pt x="1485" y="358"/>
                              </a:cubicBezTo>
                              <a:cubicBezTo>
                                <a:pt x="1111" y="453"/>
                                <a:pt x="884" y="464"/>
                                <a:pt x="614" y="376"/>
                              </a:cubicBezTo>
                              <a:cubicBezTo>
                                <a:pt x="374" y="298"/>
                                <a:pt x="165" y="174"/>
                                <a:pt x="0" y="0"/>
                              </a:cubicBezTo>
                              <a:cubicBezTo>
                                <a:pt x="451" y="397"/>
                                <a:pt x="1079" y="347"/>
                                <a:pt x="1485" y="97"/>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s:wsp>
                      <wps:cNvPr id="31" name="Freeform 23">
                        <a:extLst>
                          <a:ext uri="{FF2B5EF4-FFF2-40B4-BE49-F238E27FC236}">
                            <a16:creationId xmlns:a16="http://schemas.microsoft.com/office/drawing/2014/main" id="{C4DDD9D0-595E-4E35-9091-B2E019B164AC}"/>
                          </a:ext>
                        </a:extLst>
                      </wps:cNvPr>
                      <wps:cNvSpPr>
                        <a:spLocks/>
                      </wps:cNvSpPr>
                      <wps:spPr bwMode="auto">
                        <a:xfrm>
                          <a:off x="5543550" y="5505450"/>
                          <a:ext cx="4518000" cy="2271600"/>
                        </a:xfrm>
                        <a:custGeom>
                          <a:avLst/>
                          <a:gdLst>
                            <a:gd name="T0" fmla="*/ 604 w 1438"/>
                            <a:gd name="T1" fmla="*/ 334 h 733"/>
                            <a:gd name="T2" fmla="*/ 1438 w 1438"/>
                            <a:gd name="T3" fmla="*/ 228 h 733"/>
                            <a:gd name="T4" fmla="*/ 1438 w 1438"/>
                            <a:gd name="T5" fmla="*/ 553 h 733"/>
                            <a:gd name="T6" fmla="*/ 0 w 1438"/>
                            <a:gd name="T7" fmla="*/ 0 h 733"/>
                            <a:gd name="T8" fmla="*/ 604 w 1438"/>
                            <a:gd name="T9" fmla="*/ 334 h 733"/>
                          </a:gdLst>
                          <a:ahLst/>
                          <a:cxnLst>
                            <a:cxn ang="0">
                              <a:pos x="T0" y="T1"/>
                            </a:cxn>
                            <a:cxn ang="0">
                              <a:pos x="T2" y="T3"/>
                            </a:cxn>
                            <a:cxn ang="0">
                              <a:pos x="T4" y="T5"/>
                            </a:cxn>
                            <a:cxn ang="0">
                              <a:pos x="T6" y="T7"/>
                            </a:cxn>
                            <a:cxn ang="0">
                              <a:pos x="T8" y="T9"/>
                            </a:cxn>
                          </a:cxnLst>
                          <a:rect l="0" t="0" r="r" b="b"/>
                          <a:pathLst>
                            <a:path w="1438" h="733">
                              <a:moveTo>
                                <a:pt x="604" y="334"/>
                              </a:moveTo>
                              <a:cubicBezTo>
                                <a:pt x="902" y="416"/>
                                <a:pt x="1209" y="359"/>
                                <a:pt x="1438" y="228"/>
                              </a:cubicBezTo>
                              <a:cubicBezTo>
                                <a:pt x="1438" y="553"/>
                                <a:pt x="1438" y="553"/>
                                <a:pt x="1438" y="553"/>
                              </a:cubicBezTo>
                              <a:cubicBezTo>
                                <a:pt x="735" y="733"/>
                                <a:pt x="208" y="284"/>
                                <a:pt x="0" y="0"/>
                              </a:cubicBezTo>
                              <a:cubicBezTo>
                                <a:pt x="155" y="134"/>
                                <a:pt x="276" y="243"/>
                                <a:pt x="604" y="334"/>
                              </a:cubicBez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36" name="Oval 28">
                        <a:extLst>
                          <a:ext uri="{FF2B5EF4-FFF2-40B4-BE49-F238E27FC236}">
                            <a16:creationId xmlns:a16="http://schemas.microsoft.com/office/drawing/2014/main" id="{280BB5F3-369B-4599-955D-FB02986FDCFB}"/>
                          </a:ext>
                        </a:extLst>
                      </wps:cNvPr>
                      <wps:cNvSpPr>
                        <a:spLocks noChangeArrowheads="1"/>
                      </wps:cNvSpPr>
                      <wps:spPr bwMode="auto">
                        <a:xfrm>
                          <a:off x="3723109" y="3583172"/>
                          <a:ext cx="2741486" cy="2542313"/>
                        </a:xfrm>
                        <a:prstGeom prst="ellipse">
                          <a:avLst/>
                        </a:prstGeom>
                        <a:blipFill>
                          <a:blip r:embed="rId3">
                            <a:extLst>
                              <a:ext uri="{28A0092B-C50C-407E-A947-70E740481C1C}">
                                <a14:useLocalDpi xmlns:a14="http://schemas.microsoft.com/office/drawing/2010/main" val="0"/>
                              </a:ext>
                            </a:extLst>
                          </a:blip>
                          <a:stretch>
                            <a:fillRect/>
                          </a:stretch>
                        </a:blipFill>
                        <a:ln w="76200">
                          <a:solidFill>
                            <a:schemeClr val="accent1"/>
                          </a:solidFill>
                        </a:ln>
                      </wps:spPr>
                      <wps:bodyPr vert="horz" wrap="square" lIns="91440" tIns="45720" rIns="91440" bIns="45720" numCol="1" anchor="t" anchorCtr="0" compatLnSpc="1">
                        <a:prstTxWarp prst="textNoShape">
                          <a:avLst/>
                        </a:prstTxWarp>
                      </wps:bodyPr>
                    </wps:wsp>
                  </wpg:wgp>
                </a:graphicData>
              </a:graphic>
              <wp14:sizeRelH relativeFrom="page">
                <wp14:pctWidth>100000</wp14:pctWidth>
              </wp14:sizeRelH>
              <wp14:sizeRelV relativeFrom="page">
                <wp14:pctHeight>100000</wp14:pctHeight>
              </wp14:sizeRelV>
            </wp:anchor>
          </w:drawing>
        </mc:Choice>
        <mc:Fallback>
          <w:pict>
            <v:group w14:anchorId="35945F72" id="Group 14" o:spid="_x0000_s1026" alt="&quot;&quot;" style="position:absolute;margin-left:0;margin-top:0;width:792.25pt;height:612.35pt;z-index:251668480;mso-width-percent:1000;mso-height-percent:1000;mso-position-horizontal:center;mso-position-horizontal-relative:page;mso-position-vertical:center;mso-position-vertical-relative:page;mso-width-percent:1000;mso-height-percent:1000" coordsize="100615,777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">
              <v:shape id="Freeform 18" o:spid="_x0000_s1027" style="position:absolute;left:71723;width:28836;height:19692;visibility:visible;mso-wrap-style:square;v-text-anchor:top" coordsize="91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" path="m918,617v-70,15,-175,19,-251,12c337,597,74,315,,,918,,918,,918,r,617xe" fillcolor="#f9b628 [3204]" stroked="f">
                <v:path arrowok="t" o:connecttype="custom" o:connectlocs="2883600,1910372;2095165,1947526;0,0;2883600,0;2883600,1910372" o:connectangles="0,0,0,0,0"/>
              </v:shape>
              <v:shape id="Freeform 19" o:spid="_x0000_s1028" style="position:absolute;left:71723;width:28836;height:17136;visibility:visible;mso-wrap-style:square;v-text-anchor:top" coordsize="918,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" path="m669,554c364,554,80,300,,,918,,918,,918,v,515,,515,,515c850,540,745,554,669,554xe" stroked="f">
                <v:fill r:id="rId4" o:title="" recolor="t" rotate="t" type="frame"/>
                <v:path arrowok="t" o:connecttype="custom" o:connectlocs="2101447,1713600;0,0;2883600,0;2883600,1592968;2101447,1713600" o:connectangles="0,0,0,0,0"/>
              </v:shape>
              <v:shape id="Freeform 20" o:spid="_x0000_s1029" style="position:absolute;top:26098;width:100584;height:51619;visibility:visible;mso-wrap-style:square;v-text-anchor:top" coordsize="3227,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" path="m,56c998,,1304,726,1644,932v906,548,1583,156,1583,156c3227,1633,3227,1633,3227,1633,,1633,,1633,,1633l,56xe" fillcolor="#333 [3205]" stroked="f">
                <v:path arrowok="t" o:connecttype="custom" o:connectlocs="0,177016;5124267,2946053;10058400,3439169;10058400,5161915;0,5161915;0,177016" o:connectangles="0,0,0,0,0,0"/>
              </v:shape>
              <v:shape id="Freeform 24" o:spid="_x0000_s1030" style="position:absolute;top:24288;width:45331;height:27199;visibility:visible;mso-wrap-style:square;v-text-anchor:top" coordsize="1443,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" path="m818,339c545,184,276,140,,173,,9,,9,,9,256,,554,77,801,226v219,132,491,416,642,652c1294,720,1009,447,818,339xe" fillcolor="#f9b628 [3204]" stroked="f">
                <v:path arrowok="t" o:connecttype="custom" o:connectlocs="2569710,1050156;0,535920;0,27880;2516306,700104;4533120,2719872;2569710,1050156" o:connectangles="0,0,0,0,0,0"/>
              </v:shape>
              <v:shape id="Freeform 21" o:spid="_x0000_s1031" style="position:absolute;left:59436;top:59340;width:12060;height:11159;visibility:visible;mso-wrap-style:square;v-text-anchor:top" coordsize="38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" path="m61,v95,87,238,170,323,215c351,304,266,360,176,345,72,328,,221,16,106,21,65,38,29,61,xe" fillcolor="#fbd124 [3207]" stroked="f">
                <v:path arrowok="t" o:connecttype="custom" o:connectlocs="191594,0;1206097,666407;552794,1069351;50254,328554;191594,0" o:connectangles="0,0,0,0,0"/>
              </v:shape>
              <v:shape id="Freeform 25" o:spid="_x0000_s1032" style="position:absolute;top:39814;width:33408;height:37944;visibility:visible;mso-wrap-style:square;v-text-anchor:top" coordsize="1064,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" path="m,20c56,7,182,,242,v454,,822,402,822,899c1064,1014,1044,1124,1008,1225,,1225,,1225,,1225l,20xe" fillcolor="#f9b628 [3204]" stroked="f">
                <v:path arrowok="t" o:connecttype="custom" o:connectlocs="0,61949;759844,0;3340800,2784625;3164968,3794400;0,3794400;0,61949" o:connectangles="0,0,0,0,0,0"/>
              </v:shape>
              <v:shape id="Freeform 26" o:spid="_x0000_s1033" style="position:absolute;top:39814;width:31320;height:37944;visibility:visible;mso-wrap-style:square;v-text-anchor:top" coordsize="997,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" path="m,20c47,11,115,,175,,629,,997,402,997,899v,115,-20,225,-56,326c,1225,,1225,,1225l,20xe" stroked="f">
                <v:fill r:id="rId5" o:title="" recolor="t" rotate="t" type="frame"/>
                <v:path arrowok="t" o:connecttype="custom" o:connectlocs="0,61949;549749,0;3132000,2784625;2956080,3794400;0,3794400;0,61949" o:connectangles="0,0,0,0,0,0"/>
              </v:shape>
              <v:shape id="Freeform 22" o:spid="_x0000_s1034" style="position:absolute;left:53911;top:54387;width:46660;height:14358;visibility:visible;mso-wrap-style:square;v-text-anchor:top" coordsize="1485,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" path="m1485,97v,261,,261,,261c1111,453,884,464,614,376,374,298,165,174,,,451,397,1079,347,1485,97xe" fillcolor="#fbd124 [3207]" stroked="f">
                <v:path arrowok="t" o:connecttype="custom" o:connectlocs="4665980,300143;4665980,1107744;1929233,1163440;0,0;4665980,300143" o:connectangles="0,0,0,0,0"/>
              </v:shape>
              <v:shape id="Freeform 23" o:spid="_x0000_s1035" style="position:absolute;left:55435;top:55054;width:45180;height:22716;visibility:visible;mso-wrap-style:square;v-text-anchor:top" coordsize="1438,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" path="m604,334v298,82,605,25,834,-106c1438,553,1438,553,1438,553,735,733,208,284,,,155,134,276,243,604,334xe" fillcolor="#f9b628 [3204]" stroked="f">
                <v:path arrowok="t" o:connecttype="custom" o:connectlocs="1897686,1035081;4518000,706582;4518000,1713772;0,0;1897686,1035081" o:connectangles="0,0,0,0,0"/>
              </v:shape>
              <v:oval id="Oval 28" o:spid="_x0000_s1036" style="position:absolute;left:37231;top:35831;width:27414;height:2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" strokecolor="#f9b628 [3204]" strokeweight="6pt">
                <v:fill r:id="rId6" o:title="" recolor="t" rotate="t" type="frame"/>
              </v:oval>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6F1C"/>
    <w:multiLevelType w:val="hybridMultilevel"/>
    <w:tmpl w:val="C3947DE8"/>
    <w:lvl w:ilvl="0" w:tplc="CBDC3AB0">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BA5514"/>
    <w:multiLevelType w:val="hybridMultilevel"/>
    <w:tmpl w:val="478C15EA"/>
    <w:lvl w:ilvl="0" w:tplc="FB94E5A4">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63F4821"/>
    <w:multiLevelType w:val="hybridMultilevel"/>
    <w:tmpl w:val="DF96F84C"/>
    <w:lvl w:ilvl="0" w:tplc="31C0E850">
      <w:start w:val="1"/>
      <w:numFmt w:val="bullet"/>
      <w:pStyle w:val="Heading6"/>
      <w:lvlText w:val=""/>
      <w:lvlJc w:val="left"/>
      <w:pPr>
        <w:ind w:left="360" w:hanging="360"/>
      </w:pPr>
      <w:rPr>
        <w:rFonts w:ascii="Symbol" w:hAnsi="Symbol" w:hint="default"/>
        <w:color w:val="333333" w:themeColor="accent2"/>
        <w:sz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59821389">
    <w:abstractNumId w:val="0"/>
  </w:num>
  <w:num w:numId="2" w16cid:durableId="516697672">
    <w:abstractNumId w:val="1"/>
  </w:num>
  <w:num w:numId="3" w16cid:durableId="1750417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removePersonalInformation/>
  <w:removeDateAndTime/>
  <w:proofState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revisionView w:markup="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BD"/>
    <w:rsid w:val="00000DE2"/>
    <w:rsid w:val="00050665"/>
    <w:rsid w:val="00051019"/>
    <w:rsid w:val="0005353A"/>
    <w:rsid w:val="0009512E"/>
    <w:rsid w:val="000A4C25"/>
    <w:rsid w:val="000D4E68"/>
    <w:rsid w:val="000E12F7"/>
    <w:rsid w:val="000E7296"/>
    <w:rsid w:val="00102883"/>
    <w:rsid w:val="001352FB"/>
    <w:rsid w:val="00147766"/>
    <w:rsid w:val="0015421B"/>
    <w:rsid w:val="00172036"/>
    <w:rsid w:val="00180323"/>
    <w:rsid w:val="001938ED"/>
    <w:rsid w:val="001D4D0F"/>
    <w:rsid w:val="001E6818"/>
    <w:rsid w:val="00202BB7"/>
    <w:rsid w:val="002457F5"/>
    <w:rsid w:val="00255B7F"/>
    <w:rsid w:val="00274EB4"/>
    <w:rsid w:val="002A1BB1"/>
    <w:rsid w:val="002A771D"/>
    <w:rsid w:val="002C2089"/>
    <w:rsid w:val="00300B32"/>
    <w:rsid w:val="00306157"/>
    <w:rsid w:val="003A6379"/>
    <w:rsid w:val="003C300F"/>
    <w:rsid w:val="003D08C5"/>
    <w:rsid w:val="003E0784"/>
    <w:rsid w:val="003E11B1"/>
    <w:rsid w:val="003F1FAC"/>
    <w:rsid w:val="00402E5B"/>
    <w:rsid w:val="00434ABA"/>
    <w:rsid w:val="0044383E"/>
    <w:rsid w:val="00452DF1"/>
    <w:rsid w:val="00473DD2"/>
    <w:rsid w:val="00473E6D"/>
    <w:rsid w:val="004952E3"/>
    <w:rsid w:val="004C124C"/>
    <w:rsid w:val="004C6E95"/>
    <w:rsid w:val="004D2F0E"/>
    <w:rsid w:val="004D566C"/>
    <w:rsid w:val="004E4427"/>
    <w:rsid w:val="00507DBD"/>
    <w:rsid w:val="00510CBB"/>
    <w:rsid w:val="00523855"/>
    <w:rsid w:val="00547419"/>
    <w:rsid w:val="005523B7"/>
    <w:rsid w:val="005527E2"/>
    <w:rsid w:val="00582671"/>
    <w:rsid w:val="00595836"/>
    <w:rsid w:val="00596DB5"/>
    <w:rsid w:val="005970DC"/>
    <w:rsid w:val="005B7230"/>
    <w:rsid w:val="005D4796"/>
    <w:rsid w:val="005F59AE"/>
    <w:rsid w:val="00610967"/>
    <w:rsid w:val="006125E7"/>
    <w:rsid w:val="0061420D"/>
    <w:rsid w:val="00634E88"/>
    <w:rsid w:val="00640655"/>
    <w:rsid w:val="00653B3E"/>
    <w:rsid w:val="00685766"/>
    <w:rsid w:val="006A307A"/>
    <w:rsid w:val="006B04B2"/>
    <w:rsid w:val="006D3974"/>
    <w:rsid w:val="006E2181"/>
    <w:rsid w:val="006E39F3"/>
    <w:rsid w:val="006F51BE"/>
    <w:rsid w:val="006F5DF6"/>
    <w:rsid w:val="00732F84"/>
    <w:rsid w:val="007B4096"/>
    <w:rsid w:val="007B497D"/>
    <w:rsid w:val="007C1CCD"/>
    <w:rsid w:val="007F549E"/>
    <w:rsid w:val="00816E8A"/>
    <w:rsid w:val="00833F9A"/>
    <w:rsid w:val="0083691C"/>
    <w:rsid w:val="00844387"/>
    <w:rsid w:val="008631C9"/>
    <w:rsid w:val="008701B3"/>
    <w:rsid w:val="00875A3D"/>
    <w:rsid w:val="00881E55"/>
    <w:rsid w:val="00884888"/>
    <w:rsid w:val="008A67F7"/>
    <w:rsid w:val="008B442F"/>
    <w:rsid w:val="008E6427"/>
    <w:rsid w:val="009203F1"/>
    <w:rsid w:val="00926AF2"/>
    <w:rsid w:val="00937BCC"/>
    <w:rsid w:val="00946E3C"/>
    <w:rsid w:val="00965421"/>
    <w:rsid w:val="009B5799"/>
    <w:rsid w:val="009C7F2A"/>
    <w:rsid w:val="00A45203"/>
    <w:rsid w:val="00A51D38"/>
    <w:rsid w:val="00A7330D"/>
    <w:rsid w:val="00A82F6B"/>
    <w:rsid w:val="00A967AA"/>
    <w:rsid w:val="00AB491F"/>
    <w:rsid w:val="00AD191B"/>
    <w:rsid w:val="00AE5C09"/>
    <w:rsid w:val="00B01422"/>
    <w:rsid w:val="00B251F8"/>
    <w:rsid w:val="00B32908"/>
    <w:rsid w:val="00B469BB"/>
    <w:rsid w:val="00B65472"/>
    <w:rsid w:val="00B75C3D"/>
    <w:rsid w:val="00B92B80"/>
    <w:rsid w:val="00BC3FC8"/>
    <w:rsid w:val="00BD0973"/>
    <w:rsid w:val="00BE6AED"/>
    <w:rsid w:val="00BE7E35"/>
    <w:rsid w:val="00C42279"/>
    <w:rsid w:val="00C664DA"/>
    <w:rsid w:val="00CA09D9"/>
    <w:rsid w:val="00CF2CE6"/>
    <w:rsid w:val="00CF3B20"/>
    <w:rsid w:val="00D32687"/>
    <w:rsid w:val="00D436E3"/>
    <w:rsid w:val="00D52C7C"/>
    <w:rsid w:val="00D65964"/>
    <w:rsid w:val="00D82991"/>
    <w:rsid w:val="00DC3425"/>
    <w:rsid w:val="00DD1C1A"/>
    <w:rsid w:val="00DE69A8"/>
    <w:rsid w:val="00E514DD"/>
    <w:rsid w:val="00E55CD2"/>
    <w:rsid w:val="00E56AFD"/>
    <w:rsid w:val="00E637B1"/>
    <w:rsid w:val="00E66339"/>
    <w:rsid w:val="00E84247"/>
    <w:rsid w:val="00EA558A"/>
    <w:rsid w:val="00EB1C95"/>
    <w:rsid w:val="00EC4775"/>
    <w:rsid w:val="00ED14B1"/>
    <w:rsid w:val="00EE543D"/>
    <w:rsid w:val="00EF680C"/>
    <w:rsid w:val="00F17EBE"/>
    <w:rsid w:val="00F235FD"/>
    <w:rsid w:val="00F4527F"/>
    <w:rsid w:val="00F51D3D"/>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CBC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DF6"/>
    <w:rPr>
      <w:sz w:val="22"/>
      <w:lang w:val="en-US"/>
    </w:rPr>
  </w:style>
  <w:style w:type="paragraph" w:styleId="Heading1">
    <w:name w:val="heading 1"/>
    <w:basedOn w:val="Normal"/>
    <w:next w:val="Normal"/>
    <w:link w:val="Heading1Char"/>
    <w:uiPriority w:val="9"/>
    <w:qFormat/>
    <w:rsid w:val="00F51D3D"/>
    <w:pPr>
      <w:keepNext/>
      <w:keepLines/>
      <w:spacing w:after="120"/>
      <w:jc w:val="center"/>
      <w:outlineLvl w:val="0"/>
    </w:pPr>
    <w:rPr>
      <w:rFonts w:ascii="Century Gothic" w:eastAsiaTheme="majorEastAsia" w:hAnsi="Century Gothic" w:cstheme="majorBidi"/>
      <w:b/>
      <w:caps/>
      <w:sz w:val="36"/>
      <w:szCs w:val="32"/>
    </w:rPr>
  </w:style>
  <w:style w:type="paragraph" w:styleId="Heading2">
    <w:name w:val="heading 2"/>
    <w:basedOn w:val="Heading1"/>
    <w:next w:val="Normal"/>
    <w:link w:val="Heading2Char"/>
    <w:uiPriority w:val="9"/>
    <w:qFormat/>
    <w:rsid w:val="001D4D0F"/>
    <w:pPr>
      <w:spacing w:after="240"/>
      <w:jc w:val="left"/>
      <w:outlineLvl w:val="1"/>
    </w:pPr>
    <w:rPr>
      <w:color w:val="F9B628" w:themeColor="accent1"/>
      <w:sz w:val="32"/>
      <w:szCs w:val="26"/>
    </w:rPr>
  </w:style>
  <w:style w:type="paragraph" w:styleId="Heading3">
    <w:name w:val="heading 3"/>
    <w:basedOn w:val="Heading2"/>
    <w:next w:val="Normal"/>
    <w:link w:val="Heading3Char"/>
    <w:uiPriority w:val="9"/>
    <w:semiHidden/>
    <w:qFormat/>
    <w:rsid w:val="00D82991"/>
    <w:pPr>
      <w:outlineLvl w:val="2"/>
    </w:pPr>
    <w:rPr>
      <w:szCs w:val="24"/>
    </w:rPr>
  </w:style>
  <w:style w:type="paragraph" w:styleId="Heading4">
    <w:name w:val="heading 4"/>
    <w:basedOn w:val="Heading3"/>
    <w:next w:val="Normal"/>
    <w:link w:val="Heading4Char"/>
    <w:uiPriority w:val="9"/>
    <w:semiHidden/>
    <w:qFormat/>
    <w:rsid w:val="00D82991"/>
    <w:pPr>
      <w:spacing w:after="120"/>
      <w:outlineLvl w:val="3"/>
    </w:pPr>
    <w:rPr>
      <w:b w:val="0"/>
      <w:iCs/>
      <w:caps w:val="0"/>
    </w:rPr>
  </w:style>
  <w:style w:type="paragraph" w:styleId="Heading5">
    <w:name w:val="heading 5"/>
    <w:basedOn w:val="Heading4"/>
    <w:next w:val="Normal"/>
    <w:link w:val="Heading5Char"/>
    <w:uiPriority w:val="9"/>
    <w:semiHidden/>
    <w:qFormat/>
    <w:rsid w:val="005523B7"/>
    <w:pPr>
      <w:spacing w:after="240"/>
      <w:outlineLvl w:val="4"/>
    </w:pPr>
    <w:rPr>
      <w:caps/>
      <w:color w:val="auto"/>
      <w:sz w:val="24"/>
    </w:rPr>
  </w:style>
  <w:style w:type="paragraph" w:styleId="Heading6">
    <w:name w:val="heading 6"/>
    <w:basedOn w:val="Heading5"/>
    <w:next w:val="Normal"/>
    <w:link w:val="Heading6Char"/>
    <w:uiPriority w:val="9"/>
    <w:semiHidden/>
    <w:rsid w:val="00B65472"/>
    <w:pPr>
      <w:numPr>
        <w:numId w:val="3"/>
      </w:numPr>
      <w:spacing w:after="120"/>
      <w:outlineLvl w:val="5"/>
    </w:pPr>
    <w:rPr>
      <w:color w:val="FBD124" w:themeColor="accent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4D0F"/>
    <w:pPr>
      <w:spacing w:after="160"/>
      <w:contextualSpacing/>
    </w:pPr>
    <w:rPr>
      <w:rFonts w:asciiTheme="majorHAnsi" w:eastAsiaTheme="majorEastAsia" w:hAnsiTheme="majorHAnsi" w:cstheme="majorBidi"/>
      <w:b/>
      <w:caps/>
      <w:color w:val="F9B628" w:themeColor="accent1"/>
      <w:kern w:val="28"/>
      <w:sz w:val="72"/>
      <w:szCs w:val="56"/>
    </w:rPr>
  </w:style>
  <w:style w:type="character" w:customStyle="1" w:styleId="TitleChar">
    <w:name w:val="Title Char"/>
    <w:basedOn w:val="DefaultParagraphFont"/>
    <w:link w:val="Title"/>
    <w:uiPriority w:val="10"/>
    <w:rsid w:val="001D4D0F"/>
    <w:rPr>
      <w:rFonts w:asciiTheme="majorHAnsi" w:eastAsiaTheme="majorEastAsia" w:hAnsiTheme="majorHAnsi" w:cstheme="majorBidi"/>
      <w:b/>
      <w:caps/>
      <w:color w:val="F9B628" w:themeColor="accent1"/>
      <w:kern w:val="28"/>
      <w:sz w:val="72"/>
      <w:szCs w:val="56"/>
      <w:lang w:val="en-US"/>
    </w:rPr>
  </w:style>
  <w:style w:type="paragraph" w:styleId="Subtitle">
    <w:name w:val="Subtitle"/>
    <w:basedOn w:val="Normal"/>
    <w:next w:val="Normal"/>
    <w:link w:val="SubtitleChar"/>
    <w:uiPriority w:val="11"/>
    <w:qFormat/>
    <w:rsid w:val="00D82991"/>
    <w:pPr>
      <w:numPr>
        <w:ilvl w:val="1"/>
      </w:numPr>
      <w:spacing w:after="480"/>
    </w:pPr>
    <w:rPr>
      <w:rFonts w:eastAsiaTheme="minorEastAsia" w:cstheme="minorBidi"/>
      <w:caps/>
      <w:sz w:val="32"/>
      <w:szCs w:val="22"/>
    </w:rPr>
  </w:style>
  <w:style w:type="character" w:customStyle="1" w:styleId="SubtitleChar">
    <w:name w:val="Subtitle Char"/>
    <w:basedOn w:val="DefaultParagraphFont"/>
    <w:link w:val="Subtitle"/>
    <w:uiPriority w:val="11"/>
    <w:rsid w:val="00D82991"/>
    <w:rPr>
      <w:rFonts w:eastAsiaTheme="minorEastAsia" w:cstheme="minorBidi"/>
      <w:caps/>
      <w:sz w:val="32"/>
      <w:szCs w:val="22"/>
    </w:rPr>
  </w:style>
  <w:style w:type="character" w:customStyle="1" w:styleId="Heading1Char">
    <w:name w:val="Heading 1 Char"/>
    <w:basedOn w:val="DefaultParagraphFont"/>
    <w:link w:val="Heading1"/>
    <w:uiPriority w:val="9"/>
    <w:rsid w:val="00F51D3D"/>
    <w:rPr>
      <w:rFonts w:ascii="Century Gothic" w:eastAsiaTheme="majorEastAsia" w:hAnsi="Century Gothic" w:cstheme="majorBidi"/>
      <w:b/>
      <w:caps/>
      <w:sz w:val="36"/>
      <w:szCs w:val="32"/>
      <w:lang w:val="en-US"/>
    </w:rPr>
  </w:style>
  <w:style w:type="character" w:customStyle="1" w:styleId="Heading2Char">
    <w:name w:val="Heading 2 Char"/>
    <w:basedOn w:val="DefaultParagraphFont"/>
    <w:link w:val="Heading2"/>
    <w:uiPriority w:val="9"/>
    <w:rsid w:val="001D4D0F"/>
    <w:rPr>
      <w:rFonts w:asciiTheme="majorHAnsi" w:eastAsiaTheme="majorEastAsia" w:hAnsiTheme="majorHAnsi" w:cstheme="majorBidi"/>
      <w:b/>
      <w:caps/>
      <w:color w:val="F9B628" w:themeColor="accent1"/>
      <w:sz w:val="32"/>
      <w:szCs w:val="26"/>
      <w:lang w:val="en-US"/>
    </w:rPr>
  </w:style>
  <w:style w:type="paragraph" w:styleId="Quote">
    <w:name w:val="Quote"/>
    <w:basedOn w:val="Normal"/>
    <w:next w:val="Normal"/>
    <w:link w:val="QuoteChar"/>
    <w:uiPriority w:val="15"/>
    <w:semiHidden/>
    <w:rsid w:val="008701B3"/>
    <w:pPr>
      <w:spacing w:before="360" w:after="360"/>
    </w:pPr>
    <w:rPr>
      <w:b/>
      <w:iCs/>
      <w:color w:val="FBEDA4" w:themeColor="accent3"/>
      <w:sz w:val="60"/>
    </w:rPr>
  </w:style>
  <w:style w:type="character" w:customStyle="1" w:styleId="QuoteChar">
    <w:name w:val="Quote Char"/>
    <w:basedOn w:val="DefaultParagraphFont"/>
    <w:link w:val="Quote"/>
    <w:uiPriority w:val="15"/>
    <w:semiHidden/>
    <w:rsid w:val="0009512E"/>
    <w:rPr>
      <w:b/>
      <w:iCs/>
      <w:color w:val="FBEDA4" w:themeColor="accent3"/>
      <w:sz w:val="60"/>
    </w:rPr>
  </w:style>
  <w:style w:type="paragraph" w:styleId="Header">
    <w:name w:val="header"/>
    <w:basedOn w:val="Normal"/>
    <w:link w:val="HeaderChar"/>
    <w:uiPriority w:val="99"/>
    <w:semiHidden/>
    <w:rsid w:val="00F4527F"/>
    <w:pPr>
      <w:spacing w:after="0"/>
    </w:pPr>
  </w:style>
  <w:style w:type="character" w:customStyle="1" w:styleId="HeaderChar">
    <w:name w:val="Header Char"/>
    <w:basedOn w:val="DefaultParagraphFont"/>
    <w:link w:val="Header"/>
    <w:uiPriority w:val="99"/>
    <w:semiHidden/>
    <w:rsid w:val="00884888"/>
  </w:style>
  <w:style w:type="paragraph" w:styleId="Footer">
    <w:name w:val="footer"/>
    <w:basedOn w:val="Normal"/>
    <w:link w:val="FooterChar"/>
    <w:uiPriority w:val="99"/>
    <w:semiHidden/>
    <w:rsid w:val="00F4527F"/>
    <w:pPr>
      <w:spacing w:after="0"/>
    </w:pPr>
  </w:style>
  <w:style w:type="character" w:customStyle="1" w:styleId="FooterChar">
    <w:name w:val="Footer Char"/>
    <w:basedOn w:val="DefaultParagraphFont"/>
    <w:link w:val="Footer"/>
    <w:uiPriority w:val="99"/>
    <w:semiHidden/>
    <w:rsid w:val="00884888"/>
  </w:style>
  <w:style w:type="table" w:styleId="TableGrid">
    <w:name w:val="Table Grid"/>
    <w:basedOn w:val="TableNormal"/>
    <w:uiPriority w:val="39"/>
    <w:rsid w:val="00884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2F0E"/>
    <w:rPr>
      <w:color w:val="808080"/>
    </w:rPr>
  </w:style>
  <w:style w:type="paragraph" w:styleId="BalloonText">
    <w:name w:val="Balloon Text"/>
    <w:basedOn w:val="Normal"/>
    <w:link w:val="BalloonTextChar"/>
    <w:uiPriority w:val="99"/>
    <w:semiHidden/>
    <w:unhideWhenUsed/>
    <w:rsid w:val="00DE69A8"/>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DE69A8"/>
    <w:rPr>
      <w:rFonts w:ascii="Segoe UI" w:hAnsi="Segoe UI" w:cs="Segoe UI"/>
      <w:sz w:val="18"/>
      <w:szCs w:val="18"/>
      <w:lang w:val="en-US"/>
    </w:rPr>
  </w:style>
  <w:style w:type="table" w:styleId="PlainTable1">
    <w:name w:val="Plain Table 1"/>
    <w:basedOn w:val="TableNormal"/>
    <w:uiPriority w:val="41"/>
    <w:rsid w:val="001E6818"/>
    <w:tblPr>
      <w:tblStyleRowBandSize w:val="1"/>
      <w:tblStyleColBandSize w:val="1"/>
    </w:tblPr>
    <w:tblStylePr w:type="firstRow">
      <w:rPr>
        <w:rFonts w:asciiTheme="minorHAnsi" w:hAnsiTheme="minorHAnsi"/>
        <w:b w:val="0"/>
        <w:bCs/>
        <w:sz w:val="20"/>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ntact">
    <w:name w:val="Contact"/>
    <w:basedOn w:val="Normal"/>
    <w:link w:val="ContactChar"/>
    <w:uiPriority w:val="10"/>
    <w:qFormat/>
    <w:rsid w:val="00634E88"/>
    <w:pPr>
      <w:spacing w:after="720"/>
      <w:contextualSpacing/>
      <w:jc w:val="center"/>
    </w:pPr>
  </w:style>
  <w:style w:type="character" w:styleId="Hyperlink">
    <w:name w:val="Hyperlink"/>
    <w:basedOn w:val="DefaultParagraphFont"/>
    <w:uiPriority w:val="99"/>
    <w:semiHidden/>
    <w:rsid w:val="00946E3C"/>
    <w:rPr>
      <w:color w:val="0070C0" w:themeColor="hyperlink"/>
      <w:u w:val="single"/>
    </w:rPr>
  </w:style>
  <w:style w:type="character" w:customStyle="1" w:styleId="ContactChar">
    <w:name w:val="Contact Char"/>
    <w:basedOn w:val="DefaultParagraphFont"/>
    <w:link w:val="Contact"/>
    <w:uiPriority w:val="10"/>
    <w:rsid w:val="00634E88"/>
  </w:style>
  <w:style w:type="character" w:styleId="UnresolvedMention">
    <w:name w:val="Unresolved Mention"/>
    <w:basedOn w:val="DefaultParagraphFont"/>
    <w:uiPriority w:val="99"/>
    <w:semiHidden/>
    <w:unhideWhenUsed/>
    <w:rsid w:val="00946E3C"/>
    <w:rPr>
      <w:color w:val="808080"/>
      <w:shd w:val="clear" w:color="auto" w:fill="E6E6E6"/>
    </w:rPr>
  </w:style>
  <w:style w:type="character" w:customStyle="1" w:styleId="Heading3Char">
    <w:name w:val="Heading 3 Char"/>
    <w:basedOn w:val="DefaultParagraphFont"/>
    <w:link w:val="Heading3"/>
    <w:uiPriority w:val="9"/>
    <w:semiHidden/>
    <w:rsid w:val="006F5DF6"/>
    <w:rPr>
      <w:rFonts w:asciiTheme="majorHAnsi" w:eastAsiaTheme="majorEastAsia" w:hAnsiTheme="majorHAnsi" w:cstheme="majorBidi"/>
      <w:b/>
      <w:caps/>
      <w:color w:val="F9B628" w:themeColor="accent1"/>
      <w:sz w:val="32"/>
      <w:szCs w:val="24"/>
      <w:lang w:val="en-US"/>
    </w:rPr>
  </w:style>
  <w:style w:type="character" w:customStyle="1" w:styleId="Heading4Char">
    <w:name w:val="Heading 4 Char"/>
    <w:basedOn w:val="DefaultParagraphFont"/>
    <w:link w:val="Heading4"/>
    <w:uiPriority w:val="9"/>
    <w:semiHidden/>
    <w:rsid w:val="006F5DF6"/>
    <w:rPr>
      <w:rFonts w:asciiTheme="majorHAnsi" w:eastAsiaTheme="majorEastAsia" w:hAnsiTheme="majorHAnsi" w:cstheme="majorBidi"/>
      <w:iCs/>
      <w:color w:val="F9B628" w:themeColor="accent1"/>
      <w:sz w:val="32"/>
      <w:szCs w:val="24"/>
      <w:lang w:val="en-US"/>
    </w:rPr>
  </w:style>
  <w:style w:type="character" w:customStyle="1" w:styleId="Heading5Char">
    <w:name w:val="Heading 5 Char"/>
    <w:basedOn w:val="DefaultParagraphFont"/>
    <w:link w:val="Heading5"/>
    <w:uiPriority w:val="9"/>
    <w:semiHidden/>
    <w:rsid w:val="006F5DF6"/>
    <w:rPr>
      <w:rFonts w:asciiTheme="majorHAnsi" w:eastAsiaTheme="majorEastAsia" w:hAnsiTheme="majorHAnsi" w:cstheme="majorBidi"/>
      <w:iCs/>
      <w:caps/>
      <w:sz w:val="24"/>
      <w:szCs w:val="24"/>
      <w:lang w:val="en-US"/>
    </w:rPr>
  </w:style>
  <w:style w:type="character" w:customStyle="1" w:styleId="Heading6Char">
    <w:name w:val="Heading 6 Char"/>
    <w:basedOn w:val="DefaultParagraphFont"/>
    <w:link w:val="Heading6"/>
    <w:uiPriority w:val="9"/>
    <w:semiHidden/>
    <w:rsid w:val="006F5DF6"/>
    <w:rPr>
      <w:rFonts w:asciiTheme="majorHAnsi" w:eastAsiaTheme="majorEastAsia" w:hAnsiTheme="majorHAnsi" w:cstheme="majorBidi"/>
      <w:iCs/>
      <w:caps/>
      <w:color w:val="FBD124" w:themeColor="accent4"/>
      <w:sz w:val="24"/>
      <w:szCs w:val="24"/>
      <w:lang w:val="en-US"/>
    </w:rPr>
  </w:style>
  <w:style w:type="table" w:styleId="TableTheme">
    <w:name w:val="Table Theme"/>
    <w:basedOn w:val="TableNormal"/>
    <w:uiPriority w:val="99"/>
    <w:rsid w:val="004C6E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2089"/>
    <w:rPr>
      <w:sz w:val="16"/>
      <w:szCs w:val="16"/>
    </w:rPr>
  </w:style>
  <w:style w:type="paragraph" w:styleId="CommentText">
    <w:name w:val="annotation text"/>
    <w:basedOn w:val="Normal"/>
    <w:link w:val="CommentTextChar"/>
    <w:uiPriority w:val="99"/>
    <w:semiHidden/>
    <w:unhideWhenUsed/>
    <w:rsid w:val="002C2089"/>
    <w:rPr>
      <w:sz w:val="20"/>
    </w:rPr>
  </w:style>
  <w:style w:type="character" w:customStyle="1" w:styleId="CommentTextChar">
    <w:name w:val="Comment Text Char"/>
    <w:basedOn w:val="DefaultParagraphFont"/>
    <w:link w:val="CommentText"/>
    <w:uiPriority w:val="99"/>
    <w:semiHidden/>
    <w:rsid w:val="002C2089"/>
    <w:rPr>
      <w:lang w:val="en-US"/>
    </w:rPr>
  </w:style>
  <w:style w:type="paragraph" w:styleId="CommentSubject">
    <w:name w:val="annotation subject"/>
    <w:basedOn w:val="CommentText"/>
    <w:next w:val="CommentText"/>
    <w:link w:val="CommentSubjectChar"/>
    <w:uiPriority w:val="99"/>
    <w:semiHidden/>
    <w:unhideWhenUsed/>
    <w:rsid w:val="002C2089"/>
    <w:rPr>
      <w:b/>
      <w:bCs/>
    </w:rPr>
  </w:style>
  <w:style w:type="character" w:customStyle="1" w:styleId="CommentSubjectChar">
    <w:name w:val="Comment Subject Char"/>
    <w:basedOn w:val="CommentTextChar"/>
    <w:link w:val="CommentSubject"/>
    <w:uiPriority w:val="99"/>
    <w:semiHidden/>
    <w:rsid w:val="002C2089"/>
    <w:rPr>
      <w:b/>
      <w:bCs/>
      <w:lang w:val="en-US"/>
    </w:rPr>
  </w:style>
  <w:style w:type="paragraph" w:styleId="Revision">
    <w:name w:val="Revision"/>
    <w:hidden/>
    <w:uiPriority w:val="99"/>
    <w:semiHidden/>
    <w:rsid w:val="002C2089"/>
    <w:pPr>
      <w:spacing w:after="0"/>
    </w:pPr>
    <w:rPr>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cretariat@conference.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g"/><Relationship Id="rId1" Type="http://schemas.openxmlformats.org/officeDocument/2006/relationships/image" Target="media/image3.jp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20Le\AppData\Roaming\Microsoft\Templates\Sports%20brochure.dotx" TargetMode="External"/></Relationships>
</file>

<file path=word/theme/theme1.xml><?xml version="1.0" encoding="utf-8"?>
<a:theme xmlns:a="http://schemas.openxmlformats.org/drawingml/2006/main" name="Office Theme">
  <a:themeElements>
    <a:clrScheme name="Sports brochure">
      <a:dk1>
        <a:sysClr val="windowText" lastClr="000000"/>
      </a:dk1>
      <a:lt1>
        <a:sysClr val="window" lastClr="FFFFFF"/>
      </a:lt1>
      <a:dk2>
        <a:srgbClr val="000000"/>
      </a:dk2>
      <a:lt2>
        <a:srgbClr val="FFFFFF"/>
      </a:lt2>
      <a:accent1>
        <a:srgbClr val="F9B628"/>
      </a:accent1>
      <a:accent2>
        <a:srgbClr val="333333"/>
      </a:accent2>
      <a:accent3>
        <a:srgbClr val="FBEDA4"/>
      </a:accent3>
      <a:accent4>
        <a:srgbClr val="FBD124"/>
      </a:accent4>
      <a:accent5>
        <a:srgbClr val="FFFFFF"/>
      </a:accent5>
      <a:accent6>
        <a:srgbClr val="FFFFFF"/>
      </a:accent6>
      <a:hlink>
        <a:srgbClr val="0070C0"/>
      </a:hlink>
      <a:folHlink>
        <a:srgbClr val="FF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EA3E-B319-4770-812A-4953FC9E7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68D5AA-C3A1-4595-BA90-11283165FAF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7C92295-24CD-4AF7-8457-42945E9141D0}">
  <ds:schemaRefs>
    <ds:schemaRef ds:uri="http://schemas.microsoft.com/sharepoint/v3/contenttype/forms"/>
  </ds:schemaRefs>
</ds:datastoreItem>
</file>

<file path=customXml/itemProps4.xml><?xml version="1.0" encoding="utf-8"?>
<ds:datastoreItem xmlns:ds="http://schemas.openxmlformats.org/officeDocument/2006/customXml" ds:itemID="{2C1B5C83-8318-4E81-92EE-ABF5D799E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Sports brochure</Template>
  <TotalTime>0</TotalTime>
  <Pages>2</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2022-10-12T17:44:00Z</dcterms:created>
  <dcterms:modified xsi:type="dcterms:W3CDTF">2022-10-12T17:44:00Z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