
<file path=[Content_Types].xml><?xml version="1.0" encoding="utf-8"?>
<Types xmlns="http://schemas.openxmlformats.org/package/2006/content-types">
  <Default Extension="jpg&amp;ehk=22Y9wH3Wkh9hcucawakX9w&amp;r=0&amp;pid=OfficeInsert" ContentType="image/jpeg"/>
  <Default Extension="jpg&amp;ehk=iFeQIQLAgaiN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D9E2F3" w:themeColor="accent1" w:themeTint="33"/>
  <w:body>
    <w:p w14:paraId="0F674F33" w14:textId="40034391" w:rsidR="00513ED7" w:rsidRDefault="006346A8" w:rsidP="007923B4">
      <w:r>
        <w:rPr>
          <w:noProof/>
          <w:lang w:val="en-US"/>
        </w:rPr>
        <w:drawing>
          <wp:anchor distT="0" distB="0" distL="114300" distR="114300" simplePos="0" relativeHeight="251658239" behindDoc="1" locked="0" layoutInCell="1" allowOverlap="1" wp14:anchorId="6790F23D" wp14:editId="56DD3F63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56414" cy="3119755"/>
            <wp:effectExtent l="0" t="0" r="0" b="4445"/>
            <wp:wrapTight wrapText="bothSides">
              <wp:wrapPolygon edited="0">
                <wp:start x="0" y="0"/>
                <wp:lineTo x="0" y="21499"/>
                <wp:lineTo x="21540" y="21499"/>
                <wp:lineTo x="2154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8584" cy="312062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3A6947" w14:textId="77777777" w:rsidR="006346A8" w:rsidRPr="007923B4" w:rsidRDefault="006346A8" w:rsidP="007923B4"/>
    <w:p w14:paraId="18FB38F4" w14:textId="675B9F5C" w:rsidR="00657927" w:rsidRDefault="00127F36" w:rsidP="008862E9">
      <w:pPr>
        <w:pStyle w:val="Heading1"/>
        <w:jc w:val="center"/>
      </w:pPr>
      <w:r w:rsidRPr="00127F36">
        <w:t>WHY PLAY IN THE ASHL?</w:t>
      </w:r>
    </w:p>
    <w:p w14:paraId="13E8A502" w14:textId="290B7E25" w:rsidR="00127F36" w:rsidRPr="001B4582" w:rsidRDefault="00127F36" w:rsidP="00FE2641">
      <w:pPr>
        <w:pStyle w:val="Heading2"/>
        <w:numPr>
          <w:ilvl w:val="0"/>
          <w:numId w:val="1"/>
        </w:numPr>
        <w:rPr>
          <w:b/>
        </w:rPr>
      </w:pPr>
      <w:r w:rsidRPr="001B4582">
        <w:rPr>
          <w:b/>
        </w:rPr>
        <w:t>PLAYER’S BENCH:</w:t>
      </w:r>
    </w:p>
    <w:p w14:paraId="03FE9085" w14:textId="3E0B5680" w:rsidR="00127F36" w:rsidRDefault="00127F36" w:rsidP="00127F36">
      <w:r w:rsidRPr="00127F36">
        <w:t xml:space="preserve">Our award-winning player management tool enhances your </w:t>
      </w:r>
      <w:ins w:id="0" w:author="Author">
        <w:r w:rsidR="00194C1B">
          <w:t>experience.</w:t>
        </w:r>
      </w:ins>
      <w:r>
        <w:br/>
      </w:r>
      <w:r w:rsidRPr="00127F36">
        <w:t>ASHL experience anytime you’re not on the ice.</w:t>
      </w:r>
    </w:p>
    <w:p w14:paraId="2EF680C6" w14:textId="338AB68E" w:rsidR="00513ED7" w:rsidRPr="00513ED7" w:rsidRDefault="00127F36" w:rsidP="00513ED7">
      <w:pPr>
        <w:pStyle w:val="Heading2"/>
        <w:numPr>
          <w:ilvl w:val="0"/>
          <w:numId w:val="1"/>
        </w:numPr>
        <w:rPr>
          <w:b/>
        </w:rPr>
      </w:pPr>
      <w:r w:rsidRPr="001B4582">
        <w:rPr>
          <w:b/>
        </w:rPr>
        <w:t>EASY REGISTRATION:</w:t>
      </w:r>
    </w:p>
    <w:p w14:paraId="44A03965" w14:textId="2FC1B2BB" w:rsidR="00127F36" w:rsidRDefault="00127F36" w:rsidP="006346A8">
      <w:r w:rsidRPr="00127F36">
        <w:t>Get on the ice faster with online, secure payments via PayPal and more.</w:t>
      </w:r>
    </w:p>
    <w:p w14:paraId="62CAAF30" w14:textId="4F7F7015" w:rsidR="00513ED7" w:rsidRDefault="00513ED7" w:rsidP="006346A8">
      <w:r>
        <w:t xml:space="preserve">Pay in full prior to your first game and receive </w:t>
      </w:r>
      <w:commentRangeStart w:id="1"/>
      <w:r>
        <w:t xml:space="preserve">$250 </w:t>
      </w:r>
      <w:commentRangeEnd w:id="1"/>
      <w:r w:rsidR="00B36228">
        <w:rPr>
          <w:rStyle w:val="CommentReference"/>
        </w:rPr>
        <w:commentReference w:id="1"/>
      </w:r>
      <w:r>
        <w:t xml:space="preserve">off your </w:t>
      </w:r>
      <w:del w:id="2" w:author="Author">
        <w:r w:rsidDel="00194C1B">
          <w:delText xml:space="preserve">team </w:delText>
        </w:r>
      </w:del>
      <w:r>
        <w:t>fees</w:t>
      </w:r>
    </w:p>
    <w:p w14:paraId="3A6AEF11" w14:textId="012F14D2" w:rsidR="00127F36" w:rsidRPr="001B4582" w:rsidRDefault="00127F36" w:rsidP="00991514">
      <w:pPr>
        <w:pStyle w:val="Heading2"/>
        <w:numPr>
          <w:ilvl w:val="0"/>
          <w:numId w:val="2"/>
        </w:numPr>
        <w:rPr>
          <w:b/>
        </w:rPr>
      </w:pPr>
      <w:r w:rsidRPr="001B4582">
        <w:rPr>
          <w:b/>
        </w:rPr>
        <w:t>REAL-TIME GAME DATA:</w:t>
      </w:r>
    </w:p>
    <w:p w14:paraId="758ED40C" w14:textId="431730F7" w:rsidR="00127F36" w:rsidRDefault="00127F36" w:rsidP="006346A8">
      <w:r w:rsidRPr="00127F36">
        <w:t xml:space="preserve">Statistics, scheduling, standings, player attendance tracking – all in real time. </w:t>
      </w:r>
      <w:r>
        <w:br/>
      </w:r>
      <w:r w:rsidRPr="00127F36">
        <w:t>Manage your team like never before!</w:t>
      </w:r>
    </w:p>
    <w:p w14:paraId="48739687" w14:textId="19BF3C49" w:rsidR="00127F36" w:rsidRPr="001B4582" w:rsidRDefault="00127F36" w:rsidP="00991514">
      <w:pPr>
        <w:pStyle w:val="Heading2"/>
        <w:numPr>
          <w:ilvl w:val="0"/>
          <w:numId w:val="2"/>
        </w:numPr>
        <w:rPr>
          <w:b/>
        </w:rPr>
      </w:pPr>
      <w:r w:rsidRPr="001B4582">
        <w:rPr>
          <w:b/>
        </w:rPr>
        <w:t>REWARDS PROGRAM:</w:t>
      </w:r>
    </w:p>
    <w:p w14:paraId="53F6E4B3" w14:textId="3561106D" w:rsidR="00127F36" w:rsidRDefault="00127F36" w:rsidP="006346A8">
      <w:r w:rsidRPr="00127F36">
        <w:t xml:space="preserve">The only hockey league with a true rewards program. </w:t>
      </w:r>
      <w:r>
        <w:br/>
      </w:r>
      <w:r w:rsidRPr="00127F36">
        <w:t>Earn Puck Bucks &amp; pay down your league fees!</w:t>
      </w:r>
    </w:p>
    <w:p w14:paraId="6F8429E0" w14:textId="1C7F89DA" w:rsidR="0015303B" w:rsidRPr="000C35BE" w:rsidRDefault="00D73046" w:rsidP="00991514">
      <w:pPr>
        <w:pStyle w:val="Heading2"/>
        <w:numPr>
          <w:ilvl w:val="0"/>
          <w:numId w:val="2"/>
        </w:numPr>
        <w:rPr>
          <w:b/>
          <w:color w:val="FF0000"/>
          <w:rPrChange w:id="3" w:author="Author">
            <w:rPr>
              <w:b/>
            </w:rPr>
          </w:rPrChange>
        </w:rPr>
      </w:pPr>
      <w:r w:rsidRPr="000C35BE">
        <w:rPr>
          <w:b/>
          <w:color w:val="FF0000"/>
          <w:rPrChange w:id="4" w:author="Author">
            <w:rPr>
              <w:b/>
            </w:rPr>
          </w:rPrChange>
        </w:rPr>
        <w:t>LEAGUE</w:t>
      </w:r>
      <w:r w:rsidR="0019670C" w:rsidRPr="000C35BE">
        <w:rPr>
          <w:b/>
          <w:color w:val="FF0000"/>
          <w:rPrChange w:id="5" w:author="Author">
            <w:rPr>
              <w:b/>
            </w:rPr>
          </w:rPrChange>
        </w:rPr>
        <w:t xml:space="preserve"> SCHEDULE</w:t>
      </w:r>
      <w:r w:rsidR="00B1298C" w:rsidRPr="000C35BE">
        <w:rPr>
          <w:b/>
          <w:color w:val="FF0000"/>
          <w:rPrChange w:id="6" w:author="Author">
            <w:rPr>
              <w:b/>
            </w:rPr>
          </w:rPrChange>
        </w:rPr>
        <w:t xml:space="preserve"> AND DIVISIONS</w:t>
      </w:r>
      <w:r w:rsidR="0019670C" w:rsidRPr="000C35BE">
        <w:rPr>
          <w:b/>
          <w:color w:val="FF0000"/>
          <w:rPrChange w:id="7" w:author="Author">
            <w:rPr>
              <w:b/>
            </w:rPr>
          </w:rPrChange>
        </w:rPr>
        <w:t>:</w:t>
      </w:r>
    </w:p>
    <w:p w14:paraId="49D25B6A" w14:textId="46E4C78B" w:rsidR="00B1298C" w:rsidRDefault="000C1A5D" w:rsidP="006346A8">
      <w:r>
        <w:t xml:space="preserve">Whether </w:t>
      </w:r>
      <w:proofErr w:type="gramStart"/>
      <w:r>
        <w:t>you’re</w:t>
      </w:r>
      <w:proofErr w:type="gramEnd"/>
      <w:r>
        <w:t xml:space="preserve"> new hockey </w:t>
      </w:r>
      <w:r w:rsidR="00B1298C">
        <w:t xml:space="preserve">or you’ve been playing all your life, </w:t>
      </w:r>
      <w:r w:rsidR="00B1298C">
        <w:br/>
        <w:t>chances are we’ve got the right division for you.  You might wonder</w:t>
      </w:r>
      <w:r w:rsidR="00B1298C">
        <w:br/>
        <w:t xml:space="preserve"> how we tier our divisions by skill, and we’d be happy to give you an </w:t>
      </w:r>
      <w:r w:rsidR="00B1298C">
        <w:br/>
        <w:t xml:space="preserve">overview of how teams are structured within. Each division has its own </w:t>
      </w:r>
      <w:r w:rsidR="00B1298C">
        <w:br/>
        <w:t>preferred days of the week as seen in the table below:</w:t>
      </w:r>
    </w:p>
    <w:p w14:paraId="54098139" w14:textId="4910F72E" w:rsidR="00FD3B70" w:rsidRDefault="00000000" w:rsidP="00FD3B70">
      <w:pPr>
        <w:pStyle w:val="Caption"/>
        <w:keepNext/>
      </w:pPr>
      <w:r>
        <w:fldChar w:fldCharType="begin"/>
      </w:r>
      <w:r>
        <w:instrText xml:space="preserve"> SEQ Table \* ARABIC </w:instrText>
      </w:r>
      <w:r>
        <w:fldChar w:fldCharType="separate"/>
      </w:r>
      <w:r w:rsidR="00FD3B70">
        <w:rPr>
          <w:noProof/>
        </w:rPr>
        <w:t>1</w:t>
      </w:r>
      <w:r>
        <w:rPr>
          <w:noProof/>
        </w:rPr>
        <w:fldChar w:fldCharType="end"/>
      </w:r>
      <w:r w:rsidR="00FD3B70">
        <w:t>-Division Types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45"/>
        <w:gridCol w:w="4086"/>
        <w:gridCol w:w="1764"/>
      </w:tblGrid>
      <w:tr w:rsidR="006346A8" w:rsidRPr="001B4582" w14:paraId="1275ECBD" w14:textId="77777777" w:rsidTr="00AD0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6B61B5A" w14:textId="77777777" w:rsidR="006346A8" w:rsidRPr="001B4582" w:rsidRDefault="006346A8" w:rsidP="001B4582">
            <w:r w:rsidRPr="001B4582">
              <w:t>Division</w:t>
            </w:r>
          </w:p>
        </w:tc>
        <w:tc>
          <w:tcPr>
            <w:tcW w:w="4086" w:type="dxa"/>
          </w:tcPr>
          <w:p w14:paraId="73444646" w14:textId="77777777" w:rsidR="006346A8" w:rsidRPr="001B4582" w:rsidRDefault="006346A8" w:rsidP="001B45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B4582">
              <w:t>Levels</w:t>
            </w:r>
          </w:p>
        </w:tc>
        <w:tc>
          <w:tcPr>
            <w:tcW w:w="1764" w:type="dxa"/>
          </w:tcPr>
          <w:p w14:paraId="1D48F1EE" w14:textId="77777777" w:rsidR="006346A8" w:rsidRPr="001B4582" w:rsidRDefault="006346A8" w:rsidP="001B45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B4582">
              <w:t>Days of the week</w:t>
            </w:r>
          </w:p>
        </w:tc>
      </w:tr>
      <w:tr w:rsidR="006346A8" w:rsidRPr="001B4582" w14:paraId="1933DD7E" w14:textId="77777777" w:rsidTr="00AD0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107C7C1" w14:textId="77777777" w:rsidR="006346A8" w:rsidRPr="001B4582" w:rsidRDefault="006346A8" w:rsidP="001B4582">
            <w:r w:rsidRPr="001B4582">
              <w:t>Division B</w:t>
            </w:r>
          </w:p>
        </w:tc>
        <w:tc>
          <w:tcPr>
            <w:tcW w:w="4086" w:type="dxa"/>
          </w:tcPr>
          <w:p w14:paraId="328720B0" w14:textId="77777777" w:rsidR="006346A8" w:rsidRPr="001B4582" w:rsidRDefault="006346A8" w:rsidP="001B4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582">
              <w:t>Canadian University OR NCAA</w:t>
            </w:r>
          </w:p>
        </w:tc>
        <w:tc>
          <w:tcPr>
            <w:tcW w:w="1764" w:type="dxa"/>
          </w:tcPr>
          <w:p w14:paraId="04FDD728" w14:textId="77777777" w:rsidR="006346A8" w:rsidRPr="001B4582" w:rsidRDefault="006346A8" w:rsidP="001B4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582">
              <w:t>Tuesdays</w:t>
            </w:r>
          </w:p>
        </w:tc>
      </w:tr>
      <w:tr w:rsidR="006346A8" w:rsidRPr="001B4582" w14:paraId="0E967062" w14:textId="77777777" w:rsidTr="00AD00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5C4FAF2" w14:textId="77777777" w:rsidR="006346A8" w:rsidRPr="001B4582" w:rsidRDefault="006346A8" w:rsidP="001B4582">
            <w:r w:rsidRPr="001B4582">
              <w:t>Division C</w:t>
            </w:r>
          </w:p>
        </w:tc>
        <w:tc>
          <w:tcPr>
            <w:tcW w:w="4086" w:type="dxa"/>
          </w:tcPr>
          <w:p w14:paraId="20DBFD64" w14:textId="77777777" w:rsidR="006346A8" w:rsidRPr="001B4582" w:rsidRDefault="006346A8" w:rsidP="001B4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4582">
              <w:t>Junior B/C, Rep AAA, Rep AA, or Rep A</w:t>
            </w:r>
          </w:p>
        </w:tc>
        <w:tc>
          <w:tcPr>
            <w:tcW w:w="1764" w:type="dxa"/>
          </w:tcPr>
          <w:p w14:paraId="3294B953" w14:textId="77777777" w:rsidR="006346A8" w:rsidRPr="001B4582" w:rsidRDefault="006346A8" w:rsidP="001B4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582">
              <w:t>Wednedays</w:t>
            </w:r>
            <w:proofErr w:type="spellEnd"/>
          </w:p>
        </w:tc>
      </w:tr>
      <w:tr w:rsidR="006346A8" w:rsidRPr="001B4582" w14:paraId="3886211D" w14:textId="77777777" w:rsidTr="00AD0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C62212A" w14:textId="77777777" w:rsidR="006346A8" w:rsidRPr="001B4582" w:rsidRDefault="006346A8" w:rsidP="001B4582">
            <w:r w:rsidRPr="001B4582">
              <w:lastRenderedPageBreak/>
              <w:t>Division B</w:t>
            </w:r>
          </w:p>
        </w:tc>
        <w:tc>
          <w:tcPr>
            <w:tcW w:w="4086" w:type="dxa"/>
          </w:tcPr>
          <w:p w14:paraId="1B9F1FA0" w14:textId="77777777" w:rsidR="006346A8" w:rsidRPr="001B4582" w:rsidRDefault="006346A8" w:rsidP="001B4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582">
              <w:t>Men and women’s teams (less competitive</w:t>
            </w:r>
          </w:p>
        </w:tc>
        <w:tc>
          <w:tcPr>
            <w:tcW w:w="1764" w:type="dxa"/>
          </w:tcPr>
          <w:p w14:paraId="428D0F06" w14:textId="77777777" w:rsidR="006346A8" w:rsidRPr="001B4582" w:rsidRDefault="006346A8" w:rsidP="001B4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582">
              <w:t>Sundays</w:t>
            </w:r>
          </w:p>
        </w:tc>
      </w:tr>
      <w:tr w:rsidR="006346A8" w:rsidRPr="001B4582" w14:paraId="6F61E797" w14:textId="77777777" w:rsidTr="00AD00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CB11767" w14:textId="77777777" w:rsidR="006346A8" w:rsidRPr="001B4582" w:rsidRDefault="006346A8" w:rsidP="001B4582">
            <w:r w:rsidRPr="001B4582">
              <w:t>Division A</w:t>
            </w:r>
          </w:p>
        </w:tc>
        <w:tc>
          <w:tcPr>
            <w:tcW w:w="4086" w:type="dxa"/>
          </w:tcPr>
          <w:p w14:paraId="00DB70EF" w14:textId="77777777" w:rsidR="006346A8" w:rsidRPr="001B4582" w:rsidRDefault="006346A8" w:rsidP="001B4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4582">
              <w:t>Men and women’s teams (more competitive than B)</w:t>
            </w:r>
          </w:p>
        </w:tc>
        <w:tc>
          <w:tcPr>
            <w:tcW w:w="1764" w:type="dxa"/>
          </w:tcPr>
          <w:p w14:paraId="7D88423C" w14:textId="77777777" w:rsidR="006346A8" w:rsidRPr="001B4582" w:rsidRDefault="006346A8" w:rsidP="001B4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4582">
              <w:t>Saturdays</w:t>
            </w:r>
          </w:p>
        </w:tc>
      </w:tr>
      <w:tr w:rsidR="006346A8" w:rsidRPr="001B4582" w14:paraId="38AE3201" w14:textId="77777777" w:rsidTr="00AD0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9FE7189" w14:textId="77777777" w:rsidR="006346A8" w:rsidRPr="001B4582" w:rsidRDefault="006346A8" w:rsidP="001B4582">
            <w:r w:rsidRPr="001B4582">
              <w:t>Division E</w:t>
            </w:r>
          </w:p>
        </w:tc>
        <w:tc>
          <w:tcPr>
            <w:tcW w:w="4086" w:type="dxa"/>
          </w:tcPr>
          <w:p w14:paraId="51565AFA" w14:textId="77777777" w:rsidR="006346A8" w:rsidRPr="001B4582" w:rsidRDefault="006346A8" w:rsidP="001B4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582">
              <w:t>No formal experience as a hockey player</w:t>
            </w:r>
          </w:p>
        </w:tc>
        <w:tc>
          <w:tcPr>
            <w:tcW w:w="1764" w:type="dxa"/>
          </w:tcPr>
          <w:p w14:paraId="78ED0A39" w14:textId="77777777" w:rsidR="006346A8" w:rsidRPr="001B4582" w:rsidRDefault="006346A8" w:rsidP="001B4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582">
              <w:t>Fridays</w:t>
            </w:r>
          </w:p>
        </w:tc>
      </w:tr>
      <w:tr w:rsidR="006346A8" w:rsidRPr="001B4582" w14:paraId="2A3E3D37" w14:textId="77777777" w:rsidTr="00AD00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DC12F9A" w14:textId="77777777" w:rsidR="006346A8" w:rsidRPr="001B4582" w:rsidRDefault="006346A8" w:rsidP="001B4582">
            <w:r w:rsidRPr="001B4582">
              <w:t>Division A</w:t>
            </w:r>
          </w:p>
        </w:tc>
        <w:tc>
          <w:tcPr>
            <w:tcW w:w="4086" w:type="dxa"/>
          </w:tcPr>
          <w:p w14:paraId="474BD540" w14:textId="77777777" w:rsidR="006346A8" w:rsidRPr="001B4582" w:rsidRDefault="006346A8" w:rsidP="001B4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4582">
              <w:t xml:space="preserve">Professional or </w:t>
            </w:r>
            <w:proofErr w:type="gramStart"/>
            <w:r w:rsidRPr="001B4582">
              <w:t>Semi</w:t>
            </w:r>
            <w:proofErr w:type="gramEnd"/>
            <w:r w:rsidRPr="001B4582">
              <w:t xml:space="preserve"> professional</w:t>
            </w:r>
          </w:p>
        </w:tc>
        <w:tc>
          <w:tcPr>
            <w:tcW w:w="1764" w:type="dxa"/>
          </w:tcPr>
          <w:p w14:paraId="4340DBD4" w14:textId="77777777" w:rsidR="006346A8" w:rsidRPr="001B4582" w:rsidRDefault="006346A8" w:rsidP="001B4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4582">
              <w:t>Mondays</w:t>
            </w:r>
          </w:p>
        </w:tc>
      </w:tr>
      <w:tr w:rsidR="006346A8" w:rsidRPr="001B4582" w14:paraId="21375223" w14:textId="77777777" w:rsidTr="00AD0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0BF41B8" w14:textId="77777777" w:rsidR="006346A8" w:rsidRPr="001B4582" w:rsidRDefault="006346A8" w:rsidP="001B4582">
            <w:r w:rsidRPr="001B4582">
              <w:t>Division D</w:t>
            </w:r>
          </w:p>
        </w:tc>
        <w:tc>
          <w:tcPr>
            <w:tcW w:w="4086" w:type="dxa"/>
          </w:tcPr>
          <w:p w14:paraId="34490869" w14:textId="77777777" w:rsidR="006346A8" w:rsidRPr="001B4582" w:rsidRDefault="006346A8" w:rsidP="001B4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582">
              <w:t>Select league or House league</w:t>
            </w:r>
          </w:p>
        </w:tc>
        <w:tc>
          <w:tcPr>
            <w:tcW w:w="1764" w:type="dxa"/>
          </w:tcPr>
          <w:p w14:paraId="70D47271" w14:textId="77777777" w:rsidR="006346A8" w:rsidRPr="001B4582" w:rsidRDefault="006346A8" w:rsidP="001B4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582">
              <w:t>Thursdays</w:t>
            </w:r>
          </w:p>
        </w:tc>
      </w:tr>
    </w:tbl>
    <w:p w14:paraId="2E677C14" w14:textId="063E74A4" w:rsidR="00D73046" w:rsidRDefault="007461BF" w:rsidP="00757A7B">
      <w:pPr>
        <w:pStyle w:val="Heading1"/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2E37F0AA" wp14:editId="309DE9BB">
            <wp:simplePos x="0" y="0"/>
            <wp:positionH relativeFrom="column">
              <wp:posOffset>5175885</wp:posOffset>
            </wp:positionH>
            <wp:positionV relativeFrom="paragraph">
              <wp:posOffset>-884555</wp:posOffset>
            </wp:positionV>
            <wp:extent cx="1234440" cy="3013075"/>
            <wp:effectExtent l="0" t="0" r="3810" b="0"/>
            <wp:wrapTight wrapText="bothSides">
              <wp:wrapPolygon edited="0">
                <wp:start x="0" y="0"/>
                <wp:lineTo x="0" y="21441"/>
                <wp:lineTo x="21333" y="21441"/>
                <wp:lineTo x="2133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3046">
        <w:br/>
      </w:r>
      <w:r w:rsidR="00757A7B">
        <w:t>Places to Play:</w:t>
      </w:r>
    </w:p>
    <w:p w14:paraId="54E26565" w14:textId="0187C651" w:rsidR="00757A7B" w:rsidRDefault="00757A7B" w:rsidP="00757A7B">
      <w:r>
        <w:tab/>
      </w:r>
    </w:p>
    <w:p w14:paraId="0FB61B4C" w14:textId="77777777" w:rsidR="001B4582" w:rsidRDefault="001B4582" w:rsidP="001B4582">
      <w:pPr>
        <w:pStyle w:val="Heading1"/>
      </w:pPr>
      <w:r w:rsidRPr="00502467">
        <w:t>Structure</w:t>
      </w:r>
    </w:p>
    <w:p w14:paraId="21847D99" w14:textId="77777777" w:rsidR="006F404C" w:rsidRDefault="006F404C" w:rsidP="001B4582">
      <w:pPr>
        <w:sectPr w:rsidR="006F404C" w:rsidSect="002479C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BDC096E" w14:textId="489544FD" w:rsidR="001B4582" w:rsidRDefault="001B4582" w:rsidP="001B4582">
      <w:r>
        <w:t>Format: 5-on-5 + goalies</w:t>
      </w:r>
    </w:p>
    <w:p w14:paraId="2362BB2C" w14:textId="03484DE2" w:rsidR="001B4582" w:rsidRDefault="001B4582" w:rsidP="001B4582">
      <w:r>
        <w:t>Rosters: No roster restrictions will be in place for the Winter ’21/22 season</w:t>
      </w:r>
    </w:p>
    <w:p w14:paraId="1DB34447" w14:textId="77777777" w:rsidR="001B4582" w:rsidRDefault="001B4582" w:rsidP="001B4582">
      <w:r>
        <w:t>USA Hockey: All participants are required to register with a valid USA Hockey ID</w:t>
      </w:r>
    </w:p>
    <w:p w14:paraId="014F219A" w14:textId="77777777" w:rsidR="001B4582" w:rsidRDefault="001B4582" w:rsidP="001B4582">
      <w:r>
        <w:t>Team Registration: $6,785.00</w:t>
      </w:r>
    </w:p>
    <w:p w14:paraId="53C8C133" w14:textId="77777777" w:rsidR="001B4582" w:rsidRPr="00502467" w:rsidRDefault="001B4582" w:rsidP="001B4582">
      <w:r w:rsidRPr="00502467">
        <w:t>Deposit: $1,000.00</w:t>
      </w:r>
    </w:p>
    <w:p w14:paraId="57A89A78" w14:textId="049268AB" w:rsidR="001B4582" w:rsidRPr="0086666A" w:rsidDel="00194C1B" w:rsidRDefault="001B4582" w:rsidP="001B4582">
      <w:pPr>
        <w:rPr>
          <w:del w:id="8" w:author="Author"/>
        </w:rPr>
      </w:pPr>
      <w:r>
        <w:t>Pay in full prior to your first game and receive $250 off your team fees</w:t>
      </w:r>
      <w:ins w:id="9" w:author="Author">
        <w:r w:rsidR="00194C1B">
          <w:t>.</w:t>
        </w:r>
      </w:ins>
    </w:p>
    <w:p w14:paraId="24F39619" w14:textId="77777777" w:rsidR="006F404C" w:rsidRDefault="006F404C" w:rsidP="00646D6C">
      <w:pPr>
        <w:sectPr w:rsidR="006F404C" w:rsidSect="006346A8">
          <w:type w:val="continuous"/>
          <w:pgSz w:w="12240" w:h="15840"/>
          <w:pgMar w:top="1440" w:right="1440" w:bottom="1440" w:left="1440" w:header="720" w:footer="720" w:gutter="0"/>
          <w:cols w:space="1152"/>
          <w:docGrid w:linePitch="360"/>
        </w:sectPr>
      </w:pPr>
    </w:p>
    <w:p w14:paraId="3447E5BE" w14:textId="72D30855" w:rsidR="00646D6C" w:rsidRPr="00646D6C" w:rsidRDefault="00646D6C" w:rsidP="00646D6C"/>
    <w:p w14:paraId="53B672E7" w14:textId="77777777" w:rsidR="00757A7B" w:rsidRPr="00757A7B" w:rsidRDefault="00757A7B" w:rsidP="00757A7B"/>
    <w:p w14:paraId="5D65D486" w14:textId="77777777" w:rsidR="0019670C" w:rsidRPr="0019670C" w:rsidRDefault="0019670C" w:rsidP="0019670C"/>
    <w:p w14:paraId="5C5EB4BC" w14:textId="77777777" w:rsidR="00127F36" w:rsidRPr="00127F36" w:rsidRDefault="00127F36" w:rsidP="00127F36"/>
    <w:p w14:paraId="7A1889D5" w14:textId="77777777" w:rsidR="00127F36" w:rsidRPr="00127F36" w:rsidRDefault="00127F36" w:rsidP="00127F36"/>
    <w:p w14:paraId="2606C128" w14:textId="77777777" w:rsidR="00127F36" w:rsidRDefault="00127F36" w:rsidP="00127F36"/>
    <w:sectPr w:rsidR="00127F36" w:rsidSect="006F404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Author" w:initials="A">
    <w:p w14:paraId="0BA68730" w14:textId="77777777" w:rsidR="00B36228" w:rsidRDefault="00B36228" w:rsidP="002E72C3">
      <w:pPr>
        <w:pStyle w:val="CommentText"/>
      </w:pPr>
      <w:r>
        <w:rPr>
          <w:rStyle w:val="CommentReference"/>
        </w:rPr>
        <w:annotationRef/>
      </w:r>
      <w:r>
        <w:t>TZ Benefit!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BA6873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BA68730" w16cid:durableId="27F4C7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C3ED21" w14:textId="77777777" w:rsidR="00A75E71" w:rsidRDefault="00A75E71" w:rsidP="00761378">
      <w:pPr>
        <w:spacing w:after="0" w:line="240" w:lineRule="auto"/>
      </w:pPr>
      <w:r>
        <w:separator/>
      </w:r>
    </w:p>
  </w:endnote>
  <w:endnote w:type="continuationSeparator" w:id="0">
    <w:p w14:paraId="329C6152" w14:textId="77777777" w:rsidR="00A75E71" w:rsidRDefault="00A75E71" w:rsidP="00761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CD31A3" w14:textId="77777777" w:rsidR="00A75E71" w:rsidRDefault="00A75E71" w:rsidP="00761378">
      <w:pPr>
        <w:spacing w:after="0" w:line="240" w:lineRule="auto"/>
      </w:pPr>
      <w:r>
        <w:separator/>
      </w:r>
    </w:p>
  </w:footnote>
  <w:footnote w:type="continuationSeparator" w:id="0">
    <w:p w14:paraId="5AB35D7C" w14:textId="77777777" w:rsidR="00A75E71" w:rsidRDefault="00A75E71" w:rsidP="00761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387124"/>
    <w:multiLevelType w:val="hybridMultilevel"/>
    <w:tmpl w:val="7D92D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25FDB"/>
    <w:multiLevelType w:val="hybridMultilevel"/>
    <w:tmpl w:val="AB02E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968053">
    <w:abstractNumId w:val="1"/>
  </w:num>
  <w:num w:numId="2" w16cid:durableId="1501578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F36"/>
    <w:rsid w:val="00020BC0"/>
    <w:rsid w:val="00065DCC"/>
    <w:rsid w:val="000C1A5D"/>
    <w:rsid w:val="000C35BE"/>
    <w:rsid w:val="000C6DDA"/>
    <w:rsid w:val="00127F36"/>
    <w:rsid w:val="0015303B"/>
    <w:rsid w:val="00194C1B"/>
    <w:rsid w:val="0019670C"/>
    <w:rsid w:val="00197DAA"/>
    <w:rsid w:val="001B4582"/>
    <w:rsid w:val="002479C9"/>
    <w:rsid w:val="002753A6"/>
    <w:rsid w:val="002B11BF"/>
    <w:rsid w:val="0030539A"/>
    <w:rsid w:val="00325EAE"/>
    <w:rsid w:val="003B0566"/>
    <w:rsid w:val="003C3A1A"/>
    <w:rsid w:val="003C7E68"/>
    <w:rsid w:val="00466ECD"/>
    <w:rsid w:val="004E2F0F"/>
    <w:rsid w:val="00502467"/>
    <w:rsid w:val="00513ED7"/>
    <w:rsid w:val="0051766D"/>
    <w:rsid w:val="005609C8"/>
    <w:rsid w:val="00573C32"/>
    <w:rsid w:val="00603856"/>
    <w:rsid w:val="006130C9"/>
    <w:rsid w:val="00631B98"/>
    <w:rsid w:val="006346A8"/>
    <w:rsid w:val="00646D6C"/>
    <w:rsid w:val="00657927"/>
    <w:rsid w:val="00684CBD"/>
    <w:rsid w:val="006A352D"/>
    <w:rsid w:val="006D0E8C"/>
    <w:rsid w:val="006D4E8E"/>
    <w:rsid w:val="006F404C"/>
    <w:rsid w:val="007446A2"/>
    <w:rsid w:val="007461BF"/>
    <w:rsid w:val="00757A7B"/>
    <w:rsid w:val="00761378"/>
    <w:rsid w:val="007923B4"/>
    <w:rsid w:val="00824D3B"/>
    <w:rsid w:val="0085180E"/>
    <w:rsid w:val="008862E9"/>
    <w:rsid w:val="008A5B1D"/>
    <w:rsid w:val="008C33F6"/>
    <w:rsid w:val="00971BC6"/>
    <w:rsid w:val="00991514"/>
    <w:rsid w:val="00A75E71"/>
    <w:rsid w:val="00AD0085"/>
    <w:rsid w:val="00B1298C"/>
    <w:rsid w:val="00B36228"/>
    <w:rsid w:val="00B66DD1"/>
    <w:rsid w:val="00C60430"/>
    <w:rsid w:val="00CE1720"/>
    <w:rsid w:val="00D3485F"/>
    <w:rsid w:val="00D73046"/>
    <w:rsid w:val="00DB036E"/>
    <w:rsid w:val="00E15FD9"/>
    <w:rsid w:val="00E1782C"/>
    <w:rsid w:val="00F0657B"/>
    <w:rsid w:val="00F466E4"/>
    <w:rsid w:val="00F5652B"/>
    <w:rsid w:val="00FC4851"/>
    <w:rsid w:val="00FD3B70"/>
    <w:rsid w:val="00FE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062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F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F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7F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3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B66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298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298C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FD3B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61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378"/>
  </w:style>
  <w:style w:type="paragraph" w:styleId="Footer">
    <w:name w:val="footer"/>
    <w:basedOn w:val="Normal"/>
    <w:link w:val="FooterChar"/>
    <w:uiPriority w:val="99"/>
    <w:unhideWhenUsed/>
    <w:rsid w:val="00761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378"/>
  </w:style>
  <w:style w:type="table" w:customStyle="1" w:styleId="TableGrid1">
    <w:name w:val="Table Grid1"/>
    <w:basedOn w:val="TableNormal"/>
    <w:next w:val="TableGrid"/>
    <w:uiPriority w:val="39"/>
    <w:rsid w:val="001B4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404C"/>
    <w:pPr>
      <w:ind w:left="720"/>
      <w:contextualSpacing/>
    </w:pPr>
  </w:style>
  <w:style w:type="table" w:styleId="GridTable5Dark-Accent6">
    <w:name w:val="Grid Table 5 Dark Accent 6"/>
    <w:basedOn w:val="TableNormal"/>
    <w:uiPriority w:val="50"/>
    <w:rsid w:val="006F40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6F404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F404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F404C"/>
    <w:rPr>
      <w:vertAlign w:val="superscript"/>
    </w:rPr>
  </w:style>
  <w:style w:type="table" w:styleId="GridTable6Colorful">
    <w:name w:val="Grid Table 6 Colorful"/>
    <w:basedOn w:val="TableNormal"/>
    <w:uiPriority w:val="51"/>
    <w:rsid w:val="006346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vision">
    <w:name w:val="Revision"/>
    <w:hidden/>
    <w:uiPriority w:val="99"/>
    <w:semiHidden/>
    <w:rsid w:val="00D3485F"/>
    <w:pPr>
      <w:spacing w:after="0" w:line="240" w:lineRule="auto"/>
    </w:pPr>
  </w:style>
  <w:style w:type="table" w:styleId="GridTable4-Accent1">
    <w:name w:val="Grid Table 4 Accent 1"/>
    <w:basedOn w:val="TableNormal"/>
    <w:uiPriority w:val="49"/>
    <w:rsid w:val="00AD00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C3A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3A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3A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3A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3A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87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&amp;ehk=22Y9wH3Wkh9hcucawakX9w&amp;r=0&amp;pid=OfficeInsert"/><Relationship Id="rId13" Type="http://schemas.openxmlformats.org/officeDocument/2006/relationships/image" Target="media/image2.jpg&amp;ehk=iFeQIQLAgaiN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hyperlink" Target="http://mrmillenwiki.wikispaces.com/ice+hockey" TargetMode="External"/><Relationship Id="rId14" Type="http://schemas.openxmlformats.org/officeDocument/2006/relationships/hyperlink" Target="https://adm1370-cboland.wikispaces.com/Hoc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91A94-DEE1-4CA1-BDC1-2CC9FCD4C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1499</Characters>
  <Application>Microsoft Office Word</Application>
  <DocSecurity>0</DocSecurity>
  <Lines>12</Lines>
  <Paragraphs>3</Paragraphs>
  <ScaleCrop>false</ScaleCrop>
  <Manager/>
  <Company/>
  <LinksUpToDate>false</LinksUpToDate>
  <CharactersWithSpaces>1758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2024-08-07T04:14:00Z</dcterms:created>
  <dcterms:modified xsi:type="dcterms:W3CDTF">2024-08-07T04:14:00Z</dcterms:modified>
  <cp:category/>
</cp:coreProperties>
</file>